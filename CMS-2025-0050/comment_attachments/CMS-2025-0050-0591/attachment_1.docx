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EC4AE" w14:textId="01214FEB" w:rsidR="00AC50E2" w:rsidRDefault="00AC50E2" w:rsidP="00A450C5">
      <w:pPr>
        <w:rPr>
          <w:b/>
          <w:bCs/>
        </w:rPr>
      </w:pPr>
      <w:r>
        <w:rPr>
          <w:b/>
          <w:bCs/>
        </w:rPr>
        <w:t>ELLKAY Cover Letter</w:t>
      </w:r>
    </w:p>
    <w:p w14:paraId="375ABBF8" w14:textId="2AD4C02F" w:rsidR="00AC50E2" w:rsidRDefault="00AC50E2" w:rsidP="00AC50E2">
      <w:r>
        <w:t>Dear Administrator,</w:t>
      </w:r>
    </w:p>
    <w:p w14:paraId="795D5C10" w14:textId="77777777" w:rsidR="00EF203D" w:rsidRPr="00EF203D" w:rsidRDefault="00EF203D" w:rsidP="00EF203D">
      <w:r w:rsidRPr="00EF203D">
        <w:t>ELLKAY appreciates the opportunity to respond to CMS’s Request for Information regarding national standards for the healthcare technology ecosystem. Since 2002, ELLKAY has been a trusted interoperability partner across the healthcare continuum, beginning in the laboratory sector and expanding to serve hospitals, ambulatory providers, payers, and digital health vendors.</w:t>
      </w:r>
    </w:p>
    <w:p w14:paraId="0DA1BCD0" w14:textId="19D3E74C" w:rsidR="00EF203D" w:rsidRPr="00EF203D" w:rsidRDefault="00EF203D" w:rsidP="00EF203D">
      <w:r w:rsidRPr="00EF203D">
        <w:t xml:space="preserve">Most recently, ELLKAY was selected as the new data platform for the CommonWell Health Alliance, supporting more than 260 million patients across 33,000+ care locations nationwide. As part of this initiative, we </w:t>
      </w:r>
      <w:r w:rsidR="00EF7AEF">
        <w:t xml:space="preserve">helped CommonWell </w:t>
      </w:r>
      <w:proofErr w:type="gramStart"/>
      <w:r w:rsidR="00EF7AEF">
        <w:t xml:space="preserve">get </w:t>
      </w:r>
      <w:r w:rsidRPr="00EF203D">
        <w:t xml:space="preserve"> designated</w:t>
      </w:r>
      <w:proofErr w:type="gramEnd"/>
      <w:r w:rsidRPr="00EF203D">
        <w:t xml:space="preserve"> </w:t>
      </w:r>
      <w:proofErr w:type="spellStart"/>
      <w:r w:rsidRPr="00EF203D">
        <w:t>a</w:t>
      </w:r>
      <w:r w:rsidR="00EF7AEF">
        <w:t>s</w:t>
      </w:r>
      <w:r w:rsidRPr="00EF203D">
        <w:t>Qualified</w:t>
      </w:r>
      <w:proofErr w:type="spellEnd"/>
      <w:r w:rsidRPr="00EF203D">
        <w:t xml:space="preserve"> Health Information Network (QHIN) under TEFCA, underscoring our commitment to advancing national interoperability goals.</w:t>
      </w:r>
    </w:p>
    <w:p w14:paraId="10D539BA" w14:textId="77777777" w:rsidR="00EF203D" w:rsidRPr="00EF203D" w:rsidRDefault="00EF203D" w:rsidP="00EF203D">
      <w:r w:rsidRPr="00EF203D">
        <w:t>With a two-decade history of healthcare connectivity, ELLKAY has built, maintained, and scaled a robust interoperability infrastructure that bridges a fragmented ecosystem. Our technology connects thousands of organizations, from labs and hospitals to payers and health IT innovators, while solving real-world challenges across diverse care settings. This work has been driven by a shared mission among our 750+ employees and healthcare partners to unlock the value of healthcare data.</w:t>
      </w:r>
    </w:p>
    <w:p w14:paraId="5F1456F5" w14:textId="77777777" w:rsidR="00EF203D" w:rsidRPr="00EF203D" w:rsidRDefault="00EF203D" w:rsidP="00EF203D">
      <w:r w:rsidRPr="00EF203D">
        <w:t>Our interoperability framework is built entirely in-house, without reliance on third-party platforms that could limit agility, scalability, or control. We are committed to delivering secure, efficient, and adaptable data solutions tailored to the unique needs of our clients.</w:t>
      </w:r>
    </w:p>
    <w:p w14:paraId="2A58CC4C" w14:textId="75C45B7B" w:rsidR="00EF203D" w:rsidRPr="00EF203D" w:rsidRDefault="00EF203D" w:rsidP="00EF203D">
      <w:r w:rsidRPr="00EF203D">
        <w:t xml:space="preserve">Over the past year, ELLKAY introduced a </w:t>
      </w:r>
      <w:r w:rsidR="00BC3946">
        <w:t xml:space="preserve">focus on </w:t>
      </w:r>
      <w:r w:rsidR="000B239A">
        <w:t>S</w:t>
      </w:r>
      <w:r w:rsidRPr="00EF203D">
        <w:t xml:space="preserve">trategic </w:t>
      </w:r>
      <w:r w:rsidR="000B239A">
        <w:t>Data Management</w:t>
      </w:r>
      <w:r w:rsidRPr="00EF203D">
        <w:t xml:space="preserve"> </w:t>
      </w:r>
      <w:r w:rsidR="000B239A">
        <w:t xml:space="preserve">through </w:t>
      </w:r>
      <w:r w:rsidRPr="00EF203D">
        <w:t xml:space="preserve">our three platforms: LKOpera, LKOasis, and LKOrbit. These are designed to orchestrate connectivity and data management across the entire healthcare ecosystem. </w:t>
      </w:r>
      <w:r w:rsidRPr="00EF203D">
        <w:t>The</w:t>
      </w:r>
      <w:r w:rsidR="002057FC">
        <w:t>se</w:t>
      </w:r>
      <w:r w:rsidRPr="00EF203D">
        <w:t xml:space="preserve"> platforms reflect decades of refinement and market success, providing clients with a single, trusted partner for end-</w:t>
      </w:r>
      <w:proofErr w:type="gramStart"/>
      <w:r w:rsidRPr="00EF203D">
        <w:t>to</w:t>
      </w:r>
      <w:proofErr w:type="gramEnd"/>
      <w:r w:rsidRPr="00EF203D">
        <w:t>-end interoperability.</w:t>
      </w:r>
    </w:p>
    <w:p w14:paraId="2BA24A8A" w14:textId="77777777" w:rsidR="00EF203D" w:rsidRPr="00EF203D" w:rsidRDefault="00EF203D" w:rsidP="00EF203D">
      <w:r w:rsidRPr="00EF203D">
        <w:t>In this submission, we share insights drawn from our extensive experience serving providers, payers, and value-based care organizations. We strongly support CMS’s leadership in defining clear, actionable standards that enable a more connected and patient-centered healthcare system.</w:t>
      </w:r>
    </w:p>
    <w:p w14:paraId="18E80528" w14:textId="77777777" w:rsidR="008D5C56" w:rsidRDefault="008D5C56" w:rsidP="00EF203D"/>
    <w:p w14:paraId="4BEFD799" w14:textId="77777777" w:rsidR="008D5C56" w:rsidRDefault="008D5C56" w:rsidP="00EF203D"/>
    <w:p w14:paraId="0C125C30" w14:textId="77777777" w:rsidR="00EF203D" w:rsidRDefault="00EF203D" w:rsidP="00EF203D">
      <w:r w:rsidRPr="00EF203D">
        <w:lastRenderedPageBreak/>
        <w:t>Thank you for the opportunity to participate in this important dialogue and for your continued commitment to engaging stakeholders across the healthcare industry.</w:t>
      </w:r>
    </w:p>
    <w:p w14:paraId="2319650B" w14:textId="77777777" w:rsidR="00701D8C" w:rsidRDefault="00701D8C" w:rsidP="00EF203D"/>
    <w:p w14:paraId="39E73750" w14:textId="7954C279" w:rsidR="00701D8C" w:rsidRDefault="00C42F8D" w:rsidP="00EF203D">
      <w:r>
        <w:t>Sincerely,</w:t>
      </w:r>
    </w:p>
    <w:p w14:paraId="1E08253C" w14:textId="332FB5F1" w:rsidR="00C42F8D" w:rsidRPr="00A469D9" w:rsidRDefault="00F66F64" w:rsidP="00EF203D">
      <w:pPr>
        <w:rPr>
          <w:rFonts w:ascii="Bradley Hand ITC" w:hAnsi="Bradley Hand ITC"/>
          <w:sz w:val="28"/>
          <w:szCs w:val="28"/>
        </w:rPr>
      </w:pPr>
      <w:r w:rsidRPr="00A469D9">
        <w:rPr>
          <w:rFonts w:ascii="Bradley Hand ITC" w:hAnsi="Bradley Hand ITC"/>
          <w:sz w:val="28"/>
          <w:szCs w:val="28"/>
        </w:rPr>
        <w:t>GP Singh</w:t>
      </w:r>
    </w:p>
    <w:p w14:paraId="6776D2F2" w14:textId="38AA7676" w:rsidR="00C42F8D" w:rsidRDefault="00AA3511" w:rsidP="00FE02DC">
      <w:pPr>
        <w:spacing w:after="0"/>
      </w:pPr>
      <w:r>
        <w:t>G</w:t>
      </w:r>
      <w:r w:rsidR="00F73281">
        <w:t xml:space="preserve">urpreet </w:t>
      </w:r>
      <w:r w:rsidR="00927DBB">
        <w:t>Singh</w:t>
      </w:r>
    </w:p>
    <w:p w14:paraId="19CC8FE3" w14:textId="57E17C59" w:rsidR="00F73281" w:rsidRDefault="0013263F" w:rsidP="00FE02DC">
      <w:pPr>
        <w:spacing w:after="0"/>
      </w:pPr>
      <w:r>
        <w:t>Senior Vice President, Interoperability Solutions</w:t>
      </w:r>
    </w:p>
    <w:p w14:paraId="56FEEB1B" w14:textId="65706839" w:rsidR="0013263F" w:rsidRDefault="00FE02DC" w:rsidP="00FE02DC">
      <w:pPr>
        <w:spacing w:after="0"/>
      </w:pPr>
      <w:hyperlink r:id="rId11" w:history="1">
        <w:r w:rsidRPr="00B123F2">
          <w:rPr>
            <w:rStyle w:val="Hyperlink"/>
          </w:rPr>
          <w:t>GP.Singh@ELLKAY.com</w:t>
        </w:r>
      </w:hyperlink>
    </w:p>
    <w:p w14:paraId="7390C628" w14:textId="77777777" w:rsidR="00FE02DC" w:rsidRDefault="00FE02DC" w:rsidP="00EF203D"/>
    <w:p w14:paraId="49A28C69" w14:textId="48DFAED9" w:rsidR="00950666" w:rsidRDefault="00950666">
      <w:r>
        <w:br w:type="page"/>
      </w:r>
    </w:p>
    <w:p w14:paraId="0C7F9168" w14:textId="70FADB77" w:rsidR="00A450C5" w:rsidRPr="00A450C5" w:rsidRDefault="00A450C5" w:rsidP="00A450C5">
      <w:pPr>
        <w:rPr>
          <w:b/>
          <w:bCs/>
        </w:rPr>
      </w:pPr>
      <w:r w:rsidRPr="00A450C5">
        <w:rPr>
          <w:b/>
          <w:bCs/>
        </w:rPr>
        <w:lastRenderedPageBreak/>
        <w:t>2. Data Access and Integration</w:t>
      </w:r>
    </w:p>
    <w:p w14:paraId="14F9EC12" w14:textId="77777777" w:rsidR="00A450C5" w:rsidRPr="00D732B3" w:rsidRDefault="00A450C5" w:rsidP="00A450C5">
      <w:pPr>
        <w:rPr>
          <w:b/>
          <w:bCs/>
        </w:rPr>
      </w:pPr>
      <w:r w:rsidRPr="00D732B3">
        <w:rPr>
          <w:b/>
          <w:bCs/>
        </w:rPr>
        <w:t xml:space="preserve">PC-8. In your experience, what health data is readily available and valuable to patients or their </w:t>
      </w:r>
      <w:bookmarkStart w:id="0" w:name="_Int_coBG0P98"/>
      <w:r w:rsidRPr="00D732B3">
        <w:rPr>
          <w:b/>
          <w:bCs/>
        </w:rPr>
        <w:t>caregivers</w:t>
      </w:r>
      <w:bookmarkEnd w:id="0"/>
      <w:r w:rsidRPr="00D732B3">
        <w:rPr>
          <w:b/>
          <w:bCs/>
        </w:rPr>
        <w:t xml:space="preserve"> or both?</w:t>
      </w:r>
    </w:p>
    <w:p w14:paraId="52E2253C" w14:textId="77777777" w:rsidR="00A450C5" w:rsidRPr="00D732B3" w:rsidRDefault="00A450C5" w:rsidP="00A450C5">
      <w:pPr>
        <w:rPr>
          <w:b/>
          <w:bCs/>
        </w:rPr>
      </w:pPr>
      <w:r w:rsidRPr="00D732B3">
        <w:rPr>
          <w:b/>
          <w:bCs/>
        </w:rPr>
        <w:t xml:space="preserve">a. What data is valuable, but hard for patients and caregivers, or app developers and other technical vendors, to access for appropriate and valuable use (for example, claims data, clinical data, encounter notes, operative reports, appointment schedules, prices)? </w:t>
      </w:r>
    </w:p>
    <w:p w14:paraId="42B8E022" w14:textId="20E002F9" w:rsidR="26E27313" w:rsidRPr="00BB2E2E" w:rsidRDefault="26E27313" w:rsidP="16BA3281">
      <w:r w:rsidRPr="00BB2E2E">
        <w:t xml:space="preserve">Currently, data designated under USCDI </w:t>
      </w:r>
      <w:r w:rsidRPr="00BB2E2E">
        <w:t>version 2</w:t>
      </w:r>
      <w:r w:rsidRPr="00BB2E2E">
        <w:t xml:space="preserve"> on FHIR is </w:t>
      </w:r>
      <w:r w:rsidRPr="00BB2E2E">
        <w:t xml:space="preserve">available </w:t>
      </w:r>
      <w:r w:rsidR="1D4835AD" w:rsidRPr="00BB2E2E">
        <w:t>in widely used EMRs</w:t>
      </w:r>
      <w:r w:rsidRPr="00BB2E2E">
        <w:t xml:space="preserve">. </w:t>
      </w:r>
      <w:r w:rsidR="53072E6E" w:rsidRPr="00BB2E2E">
        <w:t>Data outside these specifications such as claims and financial data, images, appointment slots are more difficult to retrieve.</w:t>
      </w:r>
    </w:p>
    <w:p w14:paraId="46327389" w14:textId="6EF8777D" w:rsidR="53072E6E" w:rsidRPr="00BB2E2E" w:rsidRDefault="53072E6E" w:rsidP="16BA3281">
      <w:r w:rsidRPr="00BB2E2E">
        <w:t>AI and Machine Learning technologies are getting better at reviewing documents, images, etc. Improving access to images from PACS systems for example could help in this area.</w:t>
      </w:r>
    </w:p>
    <w:p w14:paraId="29F51441" w14:textId="5A7828FA" w:rsidR="53072E6E" w:rsidRPr="00BB2E2E" w:rsidRDefault="53072E6E" w:rsidP="16BA3281">
      <w:r w:rsidRPr="00BB2E2E">
        <w:t>Claims data is also difficult to get. Typically, it requires retrieving historical 837/835 data to interpret. This requires providers to go to their vendor or IT department to provide.</w:t>
      </w:r>
    </w:p>
    <w:p w14:paraId="48BB5F90" w14:textId="77777777" w:rsidR="00A450C5" w:rsidRPr="00D732B3" w:rsidRDefault="00A450C5" w:rsidP="00A450C5">
      <w:pPr>
        <w:rPr>
          <w:b/>
          <w:bCs/>
        </w:rPr>
      </w:pPr>
      <w:r w:rsidRPr="00D732B3">
        <w:rPr>
          <w:b/>
          <w:bCs/>
        </w:rPr>
        <w:t xml:space="preserve">b. What are specific sources, other than claims and clinical data, that would be of </w:t>
      </w:r>
      <w:proofErr w:type="gramStart"/>
      <w:r w:rsidRPr="00D732B3">
        <w:rPr>
          <w:b/>
          <w:bCs/>
        </w:rPr>
        <w:t>highest</w:t>
      </w:r>
      <w:proofErr w:type="gramEnd"/>
      <w:r w:rsidRPr="00D732B3">
        <w:rPr>
          <w:b/>
          <w:bCs/>
        </w:rPr>
        <w:t xml:space="preserve"> value, and why?</w:t>
      </w:r>
    </w:p>
    <w:p w14:paraId="34208F88" w14:textId="658A9EAF" w:rsidR="6811AD74" w:rsidRPr="00BB2E2E" w:rsidRDefault="6811AD74" w:rsidP="16BA3281">
      <w:pPr>
        <w:pStyle w:val="ListParagraph"/>
        <w:numPr>
          <w:ilvl w:val="0"/>
          <w:numId w:val="29"/>
        </w:numPr>
      </w:pPr>
      <w:r w:rsidRPr="00BB2E2E">
        <w:t xml:space="preserve">Pharmacy Data: </w:t>
      </w:r>
      <w:r w:rsidR="75877138" w:rsidRPr="00BB2E2E">
        <w:t>This data could yield insights into medication adherence and if the</w:t>
      </w:r>
      <w:r w:rsidRPr="00BB2E2E">
        <w:t xml:space="preserve"> patient picked up their prescriptions.</w:t>
      </w:r>
    </w:p>
    <w:p w14:paraId="0BC8743B" w14:textId="56F5245D" w:rsidR="0CE7F4D0" w:rsidRPr="00BB2E2E" w:rsidRDefault="0CE7F4D0" w:rsidP="16BA3281">
      <w:pPr>
        <w:pStyle w:val="ListParagraph"/>
        <w:numPr>
          <w:ilvl w:val="0"/>
          <w:numId w:val="29"/>
        </w:numPr>
      </w:pPr>
      <w:r w:rsidRPr="00BB2E2E">
        <w:t xml:space="preserve">Social Determinants of Health: </w:t>
      </w:r>
      <w:r w:rsidR="6855F92A" w:rsidRPr="00BB2E2E">
        <w:t xml:space="preserve">This is important to determine patient risk factors </w:t>
      </w:r>
      <w:proofErr w:type="gramStart"/>
      <w:r w:rsidR="6855F92A" w:rsidRPr="00BB2E2E">
        <w:t>and also</w:t>
      </w:r>
      <w:proofErr w:type="gramEnd"/>
      <w:r w:rsidR="6855F92A" w:rsidRPr="00BB2E2E">
        <w:t xml:space="preserve"> create treatment plans for patients. </w:t>
      </w:r>
      <w:r w:rsidR="00C70352" w:rsidRPr="00BB2E2E">
        <w:t>We have</w:t>
      </w:r>
      <w:r w:rsidR="6855F92A" w:rsidRPr="00BB2E2E">
        <w:t xml:space="preserve"> seen an increase in applications that help at-risk patients navigate the health system and community services. These appli</w:t>
      </w:r>
      <w:r w:rsidR="0D9AC65F" w:rsidRPr="00BB2E2E">
        <w:t>cations find it difficult to send this data back</w:t>
      </w:r>
      <w:r w:rsidR="002530EA">
        <w:t xml:space="preserve"> </w:t>
      </w:r>
      <w:r w:rsidR="0D9AC65F" w:rsidRPr="00BB2E2E">
        <w:t xml:space="preserve">discretely </w:t>
      </w:r>
      <w:r w:rsidR="0D9AC65F" w:rsidRPr="00BB2E2E">
        <w:t>to healthcare IT systems.</w:t>
      </w:r>
    </w:p>
    <w:p w14:paraId="37126928" w14:textId="2E3BED75" w:rsidR="0D9AC65F" w:rsidRPr="00BB2E2E" w:rsidRDefault="0D9AC65F" w:rsidP="16BA3281">
      <w:pPr>
        <w:pStyle w:val="ListParagraph"/>
        <w:numPr>
          <w:ilvl w:val="0"/>
          <w:numId w:val="29"/>
        </w:numPr>
      </w:pPr>
      <w:r w:rsidRPr="00BB2E2E">
        <w:t>Remote Patient Monitoring and Device Wearables: Trends from this data can help determine the overall health of the patient.</w:t>
      </w:r>
    </w:p>
    <w:p w14:paraId="73B5B013" w14:textId="6525CB66" w:rsidR="0D9AC65F" w:rsidRPr="00BB2E2E" w:rsidRDefault="0D9AC65F" w:rsidP="16BA3281">
      <w:pPr>
        <w:pStyle w:val="ListParagraph"/>
        <w:numPr>
          <w:ilvl w:val="0"/>
          <w:numId w:val="29"/>
        </w:numPr>
      </w:pPr>
      <w:r w:rsidRPr="00BB2E2E">
        <w:t xml:space="preserve">Genomics: This area is increasing </w:t>
      </w:r>
      <w:r w:rsidRPr="00BB2E2E">
        <w:t>in</w:t>
      </w:r>
      <w:r w:rsidR="00C70352" w:rsidRPr="00BB2E2E">
        <w:t xml:space="preserve"> </w:t>
      </w:r>
      <w:r w:rsidRPr="00BB2E2E">
        <w:t>terms</w:t>
      </w:r>
      <w:r w:rsidRPr="00BB2E2E">
        <w:t xml:space="preserve"> of the amount of data it’s generating. Including genomic data can help accelerate research and identify risk factors.</w:t>
      </w:r>
    </w:p>
    <w:p w14:paraId="574DFF50" w14:textId="531BA094" w:rsidR="00A450C5" w:rsidRPr="00D732B3" w:rsidRDefault="00A450C5" w:rsidP="00A450C5">
      <w:pPr>
        <w:rPr>
          <w:b/>
          <w:bCs/>
        </w:rPr>
      </w:pPr>
      <w:r w:rsidRPr="00D732B3">
        <w:rPr>
          <w:b/>
          <w:bCs/>
        </w:rPr>
        <w:t>c. What specific opportunities and challenges exist to improve accessibility, interoperability and integration of clinical data from different sources to enable more meaningful clinical research and generation of actionable evidence?</w:t>
      </w:r>
    </w:p>
    <w:p w14:paraId="4D39F936" w14:textId="5FBC9C74" w:rsidR="5878EBBD" w:rsidRPr="00EB75C6" w:rsidRDefault="5878EBBD" w:rsidP="188149D5">
      <w:pPr>
        <w:pStyle w:val="ListParagraph"/>
        <w:numPr>
          <w:ilvl w:val="0"/>
          <w:numId w:val="28"/>
        </w:numPr>
      </w:pPr>
      <w:r w:rsidRPr="00EB75C6">
        <w:t>Opportunities</w:t>
      </w:r>
    </w:p>
    <w:p w14:paraId="28E27FD8" w14:textId="038887A3" w:rsidR="5878EBBD" w:rsidRPr="00EB75C6" w:rsidRDefault="5878EBBD" w:rsidP="188149D5">
      <w:pPr>
        <w:pStyle w:val="ListParagraph"/>
        <w:numPr>
          <w:ilvl w:val="1"/>
          <w:numId w:val="28"/>
        </w:numPr>
      </w:pPr>
      <w:r w:rsidRPr="00EB75C6">
        <w:lastRenderedPageBreak/>
        <w:t>Adding more laboratories to our national clinical networks to allow providers to pull patients</w:t>
      </w:r>
      <w:r w:rsidR="00E87C83">
        <w:t>’</w:t>
      </w:r>
      <w:r w:rsidRPr="00EB75C6">
        <w:t xml:space="preserve"> historic labs. This may allow providers to identify care gaps that need to be closed.</w:t>
      </w:r>
    </w:p>
    <w:p w14:paraId="02244DB9" w14:textId="17123686" w:rsidR="1C04F7CE" w:rsidRPr="00EB75C6" w:rsidRDefault="1C04F7CE" w:rsidP="188149D5">
      <w:pPr>
        <w:pStyle w:val="ListParagraph"/>
        <w:numPr>
          <w:ilvl w:val="1"/>
          <w:numId w:val="28"/>
        </w:numPr>
      </w:pPr>
      <w:r w:rsidRPr="00EB75C6">
        <w:t>Adding referrals as a use-case to national networks. Most referrals are paper based.</w:t>
      </w:r>
    </w:p>
    <w:p w14:paraId="7EBB1E4A" w14:textId="172F9979" w:rsidR="5D4CF10A" w:rsidRPr="00EB75C6" w:rsidRDefault="5D4CF10A" w:rsidP="188149D5">
      <w:pPr>
        <w:pStyle w:val="ListParagraph"/>
        <w:numPr>
          <w:ilvl w:val="1"/>
          <w:numId w:val="28"/>
        </w:numPr>
      </w:pPr>
      <w:r w:rsidRPr="00EB75C6">
        <w:t xml:space="preserve">Creating a clinical research repository where </w:t>
      </w:r>
      <w:r w:rsidR="60A782EC" w:rsidRPr="00EB75C6">
        <w:t>organizations can</w:t>
      </w:r>
      <w:r w:rsidRPr="00EB75C6">
        <w:t xml:space="preserve"> </w:t>
      </w:r>
      <w:r w:rsidRPr="00EB75C6">
        <w:t xml:space="preserve">submit de-identified data </w:t>
      </w:r>
      <w:proofErr w:type="gramStart"/>
      <w:r w:rsidR="207E84DD" w:rsidRPr="00EB75C6">
        <w:t>and</w:t>
      </w:r>
      <w:r w:rsidRPr="00EB75C6">
        <w:t xml:space="preserve"> also</w:t>
      </w:r>
      <w:proofErr w:type="gramEnd"/>
      <w:r w:rsidRPr="00EB75C6">
        <w:t xml:space="preserve"> access insights from the repository for research. </w:t>
      </w:r>
      <w:r w:rsidR="59FB2594" w:rsidRPr="00EB75C6">
        <w:t xml:space="preserve">ELLKAY </w:t>
      </w:r>
      <w:r w:rsidRPr="00EB75C6">
        <w:t xml:space="preserve">works with </w:t>
      </w:r>
      <w:r w:rsidR="2819E287" w:rsidRPr="00EB75C6">
        <w:t xml:space="preserve">a significant number of </w:t>
      </w:r>
      <w:r w:rsidRPr="00EB75C6">
        <w:t>labs</w:t>
      </w:r>
      <w:r w:rsidRPr="00EB75C6">
        <w:t>,</w:t>
      </w:r>
      <w:r w:rsidRPr="00EB75C6">
        <w:t xml:space="preserve"> </w:t>
      </w:r>
      <w:r w:rsidR="02582FFB" w:rsidRPr="00EB75C6">
        <w:t>and</w:t>
      </w:r>
      <w:r w:rsidRPr="00EB75C6">
        <w:t xml:space="preserve"> a common issue we see is that it’s diffi</w:t>
      </w:r>
      <w:r w:rsidR="216D9EC0" w:rsidRPr="00EB75C6">
        <w:t xml:space="preserve">cult for labs to track </w:t>
      </w:r>
      <w:r w:rsidR="1E107EEB" w:rsidRPr="00EB75C6">
        <w:t>a</w:t>
      </w:r>
      <w:r w:rsidR="216D9EC0" w:rsidRPr="00EB75C6">
        <w:t xml:space="preserve"> patient </w:t>
      </w:r>
      <w:r w:rsidR="0847448A">
        <w:t>population’s</w:t>
      </w:r>
      <w:r w:rsidR="216D9EC0" w:rsidRPr="00EB75C6">
        <w:t xml:space="preserve"> prognosis, which </w:t>
      </w:r>
      <w:r w:rsidR="216D9EC0" w:rsidRPr="00EB75C6">
        <w:t>in</w:t>
      </w:r>
      <w:r w:rsidR="00354BB3" w:rsidRPr="00EB75C6">
        <w:t xml:space="preserve"> </w:t>
      </w:r>
      <w:r w:rsidR="4DA9A238" w:rsidRPr="00EB75C6">
        <w:t>turn</w:t>
      </w:r>
      <w:r w:rsidR="4DA9A238" w:rsidRPr="00EB75C6">
        <w:t xml:space="preserve"> makes it difficult for labs to publish the findings of their research</w:t>
      </w:r>
      <w:r w:rsidR="7EB6647C" w:rsidRPr="00EB75C6">
        <w:t xml:space="preserve"> proving efficacy.</w:t>
      </w:r>
    </w:p>
    <w:p w14:paraId="4B5F5562" w14:textId="3B582EA4" w:rsidR="5878EBBD" w:rsidRPr="00EB75C6" w:rsidRDefault="5878EBBD" w:rsidP="188149D5">
      <w:pPr>
        <w:pStyle w:val="ListParagraph"/>
        <w:numPr>
          <w:ilvl w:val="0"/>
          <w:numId w:val="28"/>
        </w:numPr>
      </w:pPr>
      <w:r w:rsidRPr="00EB75C6">
        <w:t>Challenges</w:t>
      </w:r>
    </w:p>
    <w:p w14:paraId="060155B4" w14:textId="78326CD2" w:rsidR="725240C3" w:rsidRPr="00EB75C6" w:rsidRDefault="725240C3" w:rsidP="188149D5">
      <w:pPr>
        <w:pStyle w:val="ListParagraph"/>
        <w:numPr>
          <w:ilvl w:val="1"/>
          <w:numId w:val="28"/>
        </w:numPr>
      </w:pPr>
      <w:r w:rsidRPr="00EB75C6">
        <w:t>There is a lack of a national patient identifier which makes it difficult to link patient records across multiple sources.</w:t>
      </w:r>
    </w:p>
    <w:p w14:paraId="4C1A582A" w14:textId="0355D580" w:rsidR="725240C3" w:rsidRPr="00EB75C6" w:rsidRDefault="725240C3" w:rsidP="188149D5">
      <w:pPr>
        <w:pStyle w:val="ListParagraph"/>
        <w:numPr>
          <w:ilvl w:val="1"/>
          <w:numId w:val="28"/>
        </w:numPr>
      </w:pPr>
      <w:r w:rsidRPr="00EB75C6">
        <w:t>Patient referrals require authenticating providers on the network and linking them to specific organizations/FHIR endpoints.</w:t>
      </w:r>
    </w:p>
    <w:p w14:paraId="66487E65" w14:textId="513E4BE4" w:rsidR="00A450C5" w:rsidRPr="00D732B3" w:rsidRDefault="00A450C5" w:rsidP="00A450C5">
      <w:pPr>
        <w:rPr>
          <w:b/>
          <w:bCs/>
        </w:rPr>
      </w:pPr>
      <w:r w:rsidRPr="00D732B3">
        <w:rPr>
          <w:b/>
          <w:bCs/>
        </w:rPr>
        <w:t>PC-9. Given that the Blue Button 2.0 API only includes basic patient demographic, Medicare coverage, and claims data (Part A, B, D), what additional CMS data sources do developers view as most valuable for inclusion in the API to enable more useful digital products for patients and caretakers?</w:t>
      </w:r>
    </w:p>
    <w:p w14:paraId="51F34C10" w14:textId="4CBDFA68" w:rsidR="136047E1" w:rsidRPr="00EB75C6" w:rsidRDefault="136047E1">
      <w:r w:rsidRPr="00EB75C6">
        <w:t xml:space="preserve">As </w:t>
      </w:r>
      <w:r w:rsidRPr="00EB75C6">
        <w:t>stated</w:t>
      </w:r>
      <w:r w:rsidR="00354BB3" w:rsidRPr="00EB75C6">
        <w:t>,</w:t>
      </w:r>
      <w:r w:rsidRPr="00EB75C6">
        <w:t xml:space="preserve"> the Blue Button 2.0 API only includes demographics, coverage information, and claims data. </w:t>
      </w:r>
    </w:p>
    <w:p w14:paraId="1B87C6E0" w14:textId="578E2F61" w:rsidR="136047E1" w:rsidRPr="00EB75C6" w:rsidRDefault="136047E1">
      <w:r w:rsidRPr="00EB75C6">
        <w:t>Additional data sources that would assist with making the API more useful for digital products for patients and caretakers are:</w:t>
      </w:r>
    </w:p>
    <w:p w14:paraId="6BD514D0" w14:textId="10A5B805" w:rsidR="136047E1" w:rsidRPr="00EB75C6" w:rsidRDefault="136047E1" w:rsidP="188149D5">
      <w:pPr>
        <w:pStyle w:val="ListParagraph"/>
        <w:numPr>
          <w:ilvl w:val="0"/>
          <w:numId w:val="22"/>
        </w:numPr>
      </w:pPr>
      <w:r w:rsidRPr="00EB75C6">
        <w:t>SDOH data:</w:t>
      </w:r>
      <w:r w:rsidRPr="00EB75C6">
        <w:t xml:space="preserve"> </w:t>
      </w:r>
      <w:r w:rsidR="3404784B" w:rsidRPr="00EB75C6">
        <w:t>Containing information on h</w:t>
      </w:r>
      <w:r w:rsidRPr="00EB75C6">
        <w:t xml:space="preserve">ousing instability, food insecurity, and </w:t>
      </w:r>
      <w:r w:rsidRPr="00EB75C6">
        <w:t>transportation</w:t>
      </w:r>
      <w:r w:rsidR="00354BB3" w:rsidRPr="00EB75C6">
        <w:t>.</w:t>
      </w:r>
    </w:p>
    <w:p w14:paraId="39D28D5C" w14:textId="59D6486D" w:rsidR="136047E1" w:rsidRPr="00EB75C6" w:rsidRDefault="136047E1" w:rsidP="188149D5">
      <w:pPr>
        <w:pStyle w:val="ListParagraph"/>
        <w:numPr>
          <w:ilvl w:val="0"/>
          <w:numId w:val="22"/>
        </w:numPr>
      </w:pPr>
      <w:r w:rsidRPr="00EB75C6">
        <w:t>Plan benefit information and eligibility: This would help in determining price estimates</w:t>
      </w:r>
      <w:r w:rsidR="7D4F97DF" w:rsidRPr="00EB75C6">
        <w:t xml:space="preserve"> and allowing patients to make more informed decisions</w:t>
      </w:r>
      <w:r w:rsidRPr="00EB75C6">
        <w:t>.</w:t>
      </w:r>
    </w:p>
    <w:p w14:paraId="1C4D1010" w14:textId="30175E7C" w:rsidR="7CC30F85" w:rsidRPr="00EB75C6" w:rsidRDefault="7CC30F85" w:rsidP="188149D5">
      <w:pPr>
        <w:pStyle w:val="ListParagraph"/>
        <w:numPr>
          <w:ilvl w:val="0"/>
          <w:numId w:val="22"/>
        </w:numPr>
      </w:pPr>
      <w:r w:rsidRPr="00EB75C6">
        <w:t xml:space="preserve">Prior Authorization Status: This </w:t>
      </w:r>
      <w:r w:rsidR="3B1680F1" w:rsidRPr="00EB75C6">
        <w:t>give</w:t>
      </w:r>
      <w:r w:rsidR="74806F00" w:rsidRPr="00EB75C6">
        <w:t>s</w:t>
      </w:r>
      <w:r w:rsidR="3B1680F1" w:rsidRPr="00EB75C6">
        <w:t xml:space="preserve"> </w:t>
      </w:r>
      <w:r w:rsidRPr="00EB75C6">
        <w:t xml:space="preserve">providers </w:t>
      </w:r>
      <w:r w:rsidR="3B1680F1" w:rsidRPr="00EB75C6">
        <w:t>and patients more clarity on</w:t>
      </w:r>
      <w:r w:rsidRPr="00EB75C6">
        <w:t xml:space="preserve"> where they are in the</w:t>
      </w:r>
      <w:r w:rsidR="3B1680F1" w:rsidRPr="00EB75C6">
        <w:t xml:space="preserve"> </w:t>
      </w:r>
      <w:r w:rsidR="3B1680F1">
        <w:t>pr</w:t>
      </w:r>
      <w:r w:rsidR="5DC702D8">
        <w:t xml:space="preserve">ior authorization </w:t>
      </w:r>
      <w:r w:rsidR="650025B2">
        <w:t>pr</w:t>
      </w:r>
      <w:r w:rsidR="3B1680F1">
        <w:t>ocess.</w:t>
      </w:r>
    </w:p>
    <w:p w14:paraId="0625DCD6" w14:textId="77777777" w:rsidR="00A450C5" w:rsidRPr="00D732B3" w:rsidRDefault="00A450C5" w:rsidP="00A450C5">
      <w:pPr>
        <w:rPr>
          <w:b/>
          <w:bCs/>
        </w:rPr>
      </w:pPr>
      <w:r w:rsidRPr="00D732B3">
        <w:rPr>
          <w:b/>
          <w:bCs/>
        </w:rPr>
        <w:t>a. What difficulties are there in accessing or utilizing these data sources today?</w:t>
      </w:r>
    </w:p>
    <w:p w14:paraId="445D5673" w14:textId="37B57A98" w:rsidR="7F2504A6" w:rsidRDefault="00820603">
      <w:r>
        <w:t>There</w:t>
      </w:r>
      <w:r w:rsidR="7F2504A6">
        <w:t xml:space="preserve"> needs to be a provider authentication framework established for them to access this data.</w:t>
      </w:r>
      <w:r w:rsidR="7C407DAA">
        <w:t xml:space="preserve"> Also, the information needs to </w:t>
      </w:r>
      <w:r>
        <w:t>be</w:t>
      </w:r>
      <w:r w:rsidR="7C407DAA">
        <w:t xml:space="preserve"> exposed through APIs.</w:t>
      </w:r>
    </w:p>
    <w:p w14:paraId="669FD188" w14:textId="77777777" w:rsidR="00FE02DC" w:rsidRDefault="00FE02DC"/>
    <w:p w14:paraId="75959FAF" w14:textId="77777777" w:rsidR="00A450C5" w:rsidRPr="00D732B3" w:rsidRDefault="00A450C5" w:rsidP="00A450C5">
      <w:pPr>
        <w:rPr>
          <w:b/>
          <w:bCs/>
        </w:rPr>
      </w:pPr>
      <w:r w:rsidRPr="00D732B3">
        <w:rPr>
          <w:b/>
          <w:bCs/>
        </w:rPr>
        <w:lastRenderedPageBreak/>
        <w:t>b. What suggestions do you have to improve the Blue Button 2.0 API experience?</w:t>
      </w:r>
    </w:p>
    <w:p w14:paraId="2E0A3473" w14:textId="2BBD908A" w:rsidR="14D9305B" w:rsidRDefault="14D9305B" w:rsidP="188149D5">
      <w:pPr>
        <w:pStyle w:val="ListParagraph"/>
        <w:numPr>
          <w:ilvl w:val="0"/>
          <w:numId w:val="21"/>
        </w:numPr>
      </w:pPr>
      <w:r w:rsidRPr="188149D5">
        <w:t>Include identity providers as another method for authentication via IAL-2</w:t>
      </w:r>
    </w:p>
    <w:p w14:paraId="166A9272" w14:textId="2F1BDD3B" w:rsidR="4DEF0704" w:rsidRDefault="4DEF0704" w:rsidP="188149D5">
      <w:pPr>
        <w:pStyle w:val="ListParagraph"/>
        <w:numPr>
          <w:ilvl w:val="0"/>
          <w:numId w:val="21"/>
        </w:numPr>
      </w:pPr>
      <w:r w:rsidRPr="188149D5">
        <w:t>Expand APIs and data to other CMS data stores</w:t>
      </w:r>
    </w:p>
    <w:p w14:paraId="081BE148" w14:textId="4EABE2AD" w:rsidR="00A450C5" w:rsidRPr="00D732B3" w:rsidRDefault="00A450C5" w:rsidP="00A450C5">
      <w:pPr>
        <w:rPr>
          <w:b/>
          <w:bCs/>
        </w:rPr>
      </w:pPr>
      <w:r w:rsidRPr="00D732B3">
        <w:rPr>
          <w:b/>
          <w:bCs/>
        </w:rPr>
        <w:t>c. Is there non-CMS data that should be included in the API?</w:t>
      </w:r>
    </w:p>
    <w:p w14:paraId="2E0E9EBC" w14:textId="624986EA" w:rsidR="268CCEDF" w:rsidRPr="00EB75C6" w:rsidRDefault="268CCEDF" w:rsidP="26B2D366">
      <w:r w:rsidRPr="00EB75C6">
        <w:t xml:space="preserve">The API should include retrieving the patient’s clinical data from TEFCA so applications can get the patient’s claims and clinical data from a single source. </w:t>
      </w:r>
    </w:p>
    <w:p w14:paraId="309E3F6E" w14:textId="07DAA1F8" w:rsidR="00A450C5" w:rsidRPr="00D732B3" w:rsidRDefault="00A450C5" w:rsidP="00A450C5">
      <w:pPr>
        <w:rPr>
          <w:b/>
          <w:bCs/>
        </w:rPr>
      </w:pPr>
      <w:r w:rsidRPr="00D732B3">
        <w:rPr>
          <w:b/>
          <w:bCs/>
        </w:rPr>
        <w:t xml:space="preserve">PC-10. How is the Trusted Exchange Framework and Common </w:t>
      </w:r>
      <w:r w:rsidR="36AA3184" w:rsidRPr="00D732B3">
        <w:rPr>
          <w:b/>
          <w:bCs/>
        </w:rPr>
        <w:t>Agreements</w:t>
      </w:r>
      <w:r w:rsidRPr="00D732B3">
        <w:rPr>
          <w:b/>
          <w:bCs/>
        </w:rPr>
        <w:t xml:space="preserve"> (TEFCA</w:t>
      </w:r>
      <w:r w:rsidRPr="00D732B3">
        <w:rPr>
          <w:b/>
          <w:bCs/>
          <w:vertAlign w:val="superscript"/>
        </w:rPr>
        <w:t>TM</w:t>
      </w:r>
      <w:r w:rsidRPr="00D732B3">
        <w:rPr>
          <w:b/>
          <w:bCs/>
        </w:rPr>
        <w:t xml:space="preserve">) currently helping to advance patient access to health information in the real world? </w:t>
      </w:r>
    </w:p>
    <w:p w14:paraId="6FA4D116" w14:textId="36B922F8" w:rsidR="00A450C5" w:rsidRPr="00D732B3" w:rsidRDefault="00A450C5" w:rsidP="00A450C5">
      <w:pPr>
        <w:rPr>
          <w:b/>
          <w:bCs/>
        </w:rPr>
      </w:pPr>
      <w:r w:rsidRPr="00D732B3">
        <w:rPr>
          <w:b/>
          <w:bCs/>
        </w:rPr>
        <w:t>a. Please provide specific examples.</w:t>
      </w:r>
    </w:p>
    <w:p w14:paraId="6292A2BA" w14:textId="63C463C5" w:rsidR="1F44C93E" w:rsidRPr="00EB75C6" w:rsidRDefault="1F44C93E">
      <w:r w:rsidRPr="00EB75C6">
        <w:t>TEFCA has improved the framework and methodology for retrieving patient data. Currently, certain networks recommend “geo-fencing</w:t>
      </w:r>
      <w:r>
        <w:t>”</w:t>
      </w:r>
      <w:r w:rsidR="71F3E503">
        <w:t xml:space="preserve"> w</w:t>
      </w:r>
      <w:r>
        <w:t>here</w:t>
      </w:r>
      <w:r w:rsidRPr="00EB75C6">
        <w:t xml:space="preserve"> provider organizations query within a 50-mile radius for the </w:t>
      </w:r>
      <w:r w:rsidR="00AA6032" w:rsidRPr="00EB75C6">
        <w:t>patient’s</w:t>
      </w:r>
      <w:r w:rsidRPr="00EB75C6">
        <w:t xml:space="preserve"> data. </w:t>
      </w:r>
      <w:r w:rsidR="256A1C72" w:rsidRPr="00EB75C6">
        <w:t xml:space="preserve">This means that nodes on the networks </w:t>
      </w:r>
      <w:proofErr w:type="gramStart"/>
      <w:r w:rsidR="256A1C72" w:rsidRPr="00EB75C6">
        <w:t>have to</w:t>
      </w:r>
      <w:proofErr w:type="gramEnd"/>
      <w:r w:rsidR="256A1C72" w:rsidRPr="00EB75C6">
        <w:t xml:space="preserve"> make a significant number of queries to find where the patient is located and pull their charts.</w:t>
      </w:r>
    </w:p>
    <w:p w14:paraId="6946CCD7" w14:textId="35AA6E30" w:rsidR="1F44C93E" w:rsidRPr="00EB75C6" w:rsidRDefault="1F44C93E">
      <w:r w:rsidRPr="00EB75C6">
        <w:t xml:space="preserve">However, people rarely stay within a </w:t>
      </w:r>
      <w:r w:rsidRPr="00EB75C6">
        <w:t>50</w:t>
      </w:r>
      <w:r w:rsidR="00AA6032" w:rsidRPr="00EB75C6">
        <w:t>-</w:t>
      </w:r>
      <w:r w:rsidRPr="00EB75C6">
        <w:t>mile</w:t>
      </w:r>
      <w:r w:rsidRPr="00EB75C6">
        <w:t xml:space="preserve"> radius their entire life.</w:t>
      </w:r>
      <w:r w:rsidR="5DDB4F60" w:rsidRPr="00EB75C6">
        <w:t xml:space="preserve"> Some people may travel great distances to get care. Pulling their charts across their continuum of care</w:t>
      </w:r>
      <w:r w:rsidR="3A7D9B70" w:rsidRPr="00EB75C6">
        <w:t xml:space="preserve"> helps providers get access to the </w:t>
      </w:r>
      <w:r w:rsidR="00183EF4" w:rsidRPr="00EB75C6">
        <w:t>patients</w:t>
      </w:r>
      <w:r w:rsidR="00183EF4">
        <w:t>’</w:t>
      </w:r>
      <w:r w:rsidR="3A7D9B70" w:rsidRPr="00EB75C6">
        <w:t xml:space="preserve"> medical history and other data necessary for care.</w:t>
      </w:r>
    </w:p>
    <w:p w14:paraId="07B57A7D" w14:textId="7F5FB4EC" w:rsidR="3A7D9B70" w:rsidRPr="00EB75C6" w:rsidRDefault="3A7D9B70">
      <w:r w:rsidRPr="00EB75C6">
        <w:t xml:space="preserve">TEFCA has reduced the number of nodes that are needed to </w:t>
      </w:r>
      <w:r w:rsidR="00A13B46" w:rsidRPr="00EB75C6">
        <w:t>query</w:t>
      </w:r>
      <w:r w:rsidRPr="00EB75C6">
        <w:t xml:space="preserve"> for data by having QHINs represent the facilities on their network (i.e. Epic </w:t>
      </w:r>
      <w:proofErr w:type="spellStart"/>
      <w:r w:rsidRPr="00EB75C6">
        <w:t>CareEverywhere</w:t>
      </w:r>
      <w:proofErr w:type="spellEnd"/>
      <w:r w:rsidRPr="00EB75C6">
        <w:t xml:space="preserve">, </w:t>
      </w:r>
      <w:proofErr w:type="spellStart"/>
      <w:r w:rsidRPr="00EB75C6">
        <w:t>eHealthExchange</w:t>
      </w:r>
      <w:proofErr w:type="spellEnd"/>
      <w:r w:rsidRPr="00EB75C6">
        <w:t>, etc</w:t>
      </w:r>
      <w:r>
        <w:t>.)</w:t>
      </w:r>
      <w:r w:rsidR="099CFA8C">
        <w:t xml:space="preserve">. </w:t>
      </w:r>
    </w:p>
    <w:p w14:paraId="4DD2A912" w14:textId="77777777" w:rsidR="00A450C5" w:rsidRPr="00D732B3" w:rsidRDefault="00A450C5" w:rsidP="00A450C5">
      <w:pPr>
        <w:rPr>
          <w:b/>
          <w:bCs/>
        </w:rPr>
      </w:pPr>
      <w:r w:rsidRPr="00D732B3">
        <w:rPr>
          <w:b/>
          <w:bCs/>
        </w:rPr>
        <w:t>b. What changes would you suggest?</w:t>
      </w:r>
    </w:p>
    <w:p w14:paraId="005BBF07" w14:textId="1214DE5C" w:rsidR="4B55A912" w:rsidRDefault="4B55A912">
      <w:r>
        <w:t>TEFCA needs to be more than just another network that enables clinical data exchange for treatment purposes. TEFCA needs to support additional use-cases such as IAS, operations, etc.</w:t>
      </w:r>
    </w:p>
    <w:p w14:paraId="25ACFDBE" w14:textId="77777777" w:rsidR="00A450C5" w:rsidRPr="00D732B3" w:rsidRDefault="00A450C5" w:rsidP="00A450C5">
      <w:pPr>
        <w:rPr>
          <w:b/>
          <w:bCs/>
        </w:rPr>
      </w:pPr>
      <w:r w:rsidRPr="00D732B3">
        <w:rPr>
          <w:b/>
          <w:bCs/>
        </w:rPr>
        <w:t>c. What use cases could have a significant impact if implemented through TEFCA?</w:t>
      </w:r>
    </w:p>
    <w:p w14:paraId="56E3A6A0" w14:textId="3C55DE23" w:rsidR="14F6DD4F" w:rsidRDefault="14F6DD4F" w:rsidP="188149D5">
      <w:pPr>
        <w:pStyle w:val="ListParagraph"/>
        <w:numPr>
          <w:ilvl w:val="0"/>
          <w:numId w:val="20"/>
        </w:numPr>
      </w:pPr>
      <w:r w:rsidRPr="188149D5">
        <w:t xml:space="preserve">Individual Access: Patients could </w:t>
      </w:r>
      <w:r w:rsidR="44132234" w:rsidRPr="198DB351">
        <w:t xml:space="preserve">use a single network to </w:t>
      </w:r>
      <w:r w:rsidRPr="188149D5">
        <w:t xml:space="preserve">search across thousands of facilities, HIEs, labs, </w:t>
      </w:r>
      <w:r w:rsidR="44132234" w:rsidRPr="198DB351">
        <w:t>and more to locate</w:t>
      </w:r>
      <w:r w:rsidRPr="188149D5">
        <w:t xml:space="preserve"> their </w:t>
      </w:r>
      <w:r w:rsidR="44132234" w:rsidRPr="198DB351">
        <w:t>medical</w:t>
      </w:r>
      <w:r w:rsidRPr="188149D5">
        <w:t xml:space="preserve"> records.</w:t>
      </w:r>
    </w:p>
    <w:p w14:paraId="3525782A" w14:textId="40A8980A" w:rsidR="14F6DD4F" w:rsidRDefault="14F6DD4F" w:rsidP="188149D5">
      <w:pPr>
        <w:pStyle w:val="ListParagraph"/>
        <w:numPr>
          <w:ilvl w:val="0"/>
          <w:numId w:val="20"/>
        </w:numPr>
      </w:pPr>
      <w:r w:rsidRPr="188149D5">
        <w:t xml:space="preserve">Payer and operations use-cases: </w:t>
      </w:r>
      <w:r w:rsidR="08A25E8A" w:rsidRPr="7100291C">
        <w:t xml:space="preserve">Many data </w:t>
      </w:r>
      <w:r w:rsidRPr="188149D5">
        <w:t xml:space="preserve">requests </w:t>
      </w:r>
      <w:r w:rsidR="08A25E8A" w:rsidRPr="7100291C">
        <w:t xml:space="preserve">today </w:t>
      </w:r>
      <w:r w:rsidRPr="188149D5">
        <w:t xml:space="preserve">are </w:t>
      </w:r>
      <w:r w:rsidR="08A25E8A" w:rsidRPr="7100291C">
        <w:t>manual</w:t>
      </w:r>
      <w:r w:rsidRPr="188149D5">
        <w:t xml:space="preserve"> or </w:t>
      </w:r>
      <w:r w:rsidR="08A25E8A" w:rsidRPr="7100291C">
        <w:t xml:space="preserve">rely on </w:t>
      </w:r>
      <w:r w:rsidRPr="188149D5">
        <w:t>point-to-point</w:t>
      </w:r>
      <w:r w:rsidR="08A25E8A" w:rsidRPr="7100291C">
        <w:t xml:space="preserve"> connections. Transitioning these workflows to a secure, access-controlled network would significantly improve efficiency</w:t>
      </w:r>
      <w:r>
        <w:t>.</w:t>
      </w:r>
    </w:p>
    <w:p w14:paraId="2F744C18" w14:textId="2EF51453" w:rsidR="14F6DD4F" w:rsidRDefault="14F6DD4F" w:rsidP="188149D5">
      <w:pPr>
        <w:pStyle w:val="ListParagraph"/>
        <w:numPr>
          <w:ilvl w:val="0"/>
          <w:numId w:val="20"/>
        </w:numPr>
      </w:pPr>
      <w:r w:rsidRPr="188149D5">
        <w:t xml:space="preserve">Population Health: </w:t>
      </w:r>
      <w:r w:rsidR="28B187F9" w:rsidRPr="7100291C">
        <w:t>Integrating</w:t>
      </w:r>
      <w:r w:rsidRPr="188149D5">
        <w:t xml:space="preserve"> a bulk FHIR framework </w:t>
      </w:r>
      <w:r w:rsidR="28B187F9" w:rsidRPr="7100291C">
        <w:t xml:space="preserve">into </w:t>
      </w:r>
      <w:r w:rsidRPr="188149D5">
        <w:t xml:space="preserve">TEFCA </w:t>
      </w:r>
      <w:r w:rsidR="28B187F9" w:rsidRPr="7100291C">
        <w:t xml:space="preserve">would enable applications to efficiently access longitudinal patient records </w:t>
      </w:r>
      <w:r w:rsidRPr="188149D5">
        <w:t xml:space="preserve">for population health, </w:t>
      </w:r>
      <w:r w:rsidR="28B187F9" w:rsidRPr="7100291C">
        <w:t>ACOs</w:t>
      </w:r>
      <w:r w:rsidRPr="188149D5">
        <w:t xml:space="preserve">, and </w:t>
      </w:r>
      <w:r w:rsidR="28B187F9" w:rsidRPr="7100291C">
        <w:t>related</w:t>
      </w:r>
      <w:r w:rsidRPr="188149D5">
        <w:t xml:space="preserve"> use</w:t>
      </w:r>
      <w:r w:rsidR="28B187F9" w:rsidRPr="7100291C">
        <w:t xml:space="preserve"> </w:t>
      </w:r>
      <w:r w:rsidRPr="188149D5">
        <w:t>cases.</w:t>
      </w:r>
    </w:p>
    <w:p w14:paraId="2996A66A" w14:textId="03852E89" w:rsidR="14F6DD4F" w:rsidRDefault="14F6DD4F" w:rsidP="188149D5">
      <w:pPr>
        <w:pStyle w:val="ListParagraph"/>
        <w:numPr>
          <w:ilvl w:val="0"/>
          <w:numId w:val="20"/>
        </w:numPr>
      </w:pPr>
      <w:r>
        <w:lastRenderedPageBreak/>
        <w:t xml:space="preserve">ADT notifications: </w:t>
      </w:r>
      <w:r w:rsidR="51FA49BA" w:rsidRPr="7100291C">
        <w:t>Real-time ADT alerts can notify care teams when a patient is admitted, enabling proactive care coordination and smoother transitions of care.</w:t>
      </w:r>
    </w:p>
    <w:p w14:paraId="69746A0D" w14:textId="52D7DBB4" w:rsidR="5B0B4849" w:rsidRDefault="5B2CBABB" w:rsidP="188149D5">
      <w:pPr>
        <w:pStyle w:val="ListParagraph"/>
        <w:numPr>
          <w:ilvl w:val="0"/>
          <w:numId w:val="20"/>
        </w:numPr>
      </w:pPr>
      <w:r>
        <w:t xml:space="preserve">Research: </w:t>
      </w:r>
      <w:r w:rsidR="4C37D80B" w:rsidRPr="693312A6">
        <w:t>Giving providers the option to contribute de-identified data to a centralized repository would broaden access to clinical data for research, supporting innovation in areas like drug and diagnostic validation.</w:t>
      </w:r>
    </w:p>
    <w:p w14:paraId="788F3291" w14:textId="77777777" w:rsidR="00A450C5" w:rsidRPr="00D732B3" w:rsidRDefault="00A450C5" w:rsidP="00A450C5">
      <w:pPr>
        <w:rPr>
          <w:b/>
          <w:bCs/>
        </w:rPr>
      </w:pPr>
      <w:r w:rsidRPr="00D732B3">
        <w:rPr>
          <w:b/>
          <w:bCs/>
        </w:rPr>
        <w:t>d. What standards are you aware of that are currently working well to advance access and existing exchange purposes?</w:t>
      </w:r>
    </w:p>
    <w:p w14:paraId="6BC267C2" w14:textId="161DC2FB" w:rsidR="39E8DA55" w:rsidRDefault="39E8DA55" w:rsidP="188149D5">
      <w:pPr>
        <w:pStyle w:val="ListParagraph"/>
        <w:numPr>
          <w:ilvl w:val="0"/>
          <w:numId w:val="19"/>
        </w:numPr>
      </w:pPr>
      <w:r w:rsidRPr="188149D5">
        <w:t>FHIR R4</w:t>
      </w:r>
      <w:r w:rsidR="2261B424" w:rsidRPr="188149D5">
        <w:t xml:space="preserve">: </w:t>
      </w:r>
      <w:r w:rsidR="35B3C1B5" w:rsidRPr="188149D5">
        <w:t xml:space="preserve">Has </w:t>
      </w:r>
      <w:r w:rsidR="51DF89A5">
        <w:t xml:space="preserve">simplified data accessibility and </w:t>
      </w:r>
      <w:r w:rsidR="35B3C1B5" w:rsidRPr="188149D5">
        <w:t>increased the scope of clinical data that can be exchanged</w:t>
      </w:r>
      <w:r w:rsidR="46CF1896">
        <w:t>.</w:t>
      </w:r>
    </w:p>
    <w:p w14:paraId="3240867C" w14:textId="0DC41A3F" w:rsidR="39E8DA55" w:rsidRDefault="39E8DA55" w:rsidP="126BC45F">
      <w:pPr>
        <w:pStyle w:val="ListParagraph"/>
        <w:numPr>
          <w:ilvl w:val="0"/>
          <w:numId w:val="19"/>
        </w:numPr>
      </w:pPr>
      <w:r>
        <w:t>CCDAs</w:t>
      </w:r>
      <w:r w:rsidR="09D8543E">
        <w:t xml:space="preserve">: </w:t>
      </w:r>
      <w:r w:rsidR="7B402936">
        <w:t>CCDAs are still used by most EMRs to exchange data across the network. Payers typically prefer to receive patient charts via CCDAs.</w:t>
      </w:r>
    </w:p>
    <w:p w14:paraId="54476FC1" w14:textId="707EF918" w:rsidR="6AE0FB81" w:rsidRDefault="03585309" w:rsidP="188149D5">
      <w:pPr>
        <w:pStyle w:val="ListParagraph"/>
        <w:numPr>
          <w:ilvl w:val="0"/>
          <w:numId w:val="19"/>
        </w:numPr>
      </w:pPr>
      <w:r>
        <w:t>HL7: S</w:t>
      </w:r>
      <w:r w:rsidR="3A04EE0A">
        <w:t>till the backbone of data exchange in health systems that require data flows and orchestration within their infrastructure. HL7 is also widely used for lab orders and results.</w:t>
      </w:r>
    </w:p>
    <w:p w14:paraId="2893EEFF" w14:textId="77777777" w:rsidR="00A450C5" w:rsidRPr="00D732B3" w:rsidRDefault="00A450C5" w:rsidP="00A450C5">
      <w:pPr>
        <w:rPr>
          <w:b/>
          <w:bCs/>
        </w:rPr>
      </w:pPr>
      <w:r w:rsidRPr="00D732B3">
        <w:rPr>
          <w:b/>
          <w:bCs/>
        </w:rPr>
        <w:t>e. What standards are you aware of that are not currently in wide use, but could improve data access and integration?</w:t>
      </w:r>
    </w:p>
    <w:p w14:paraId="1B511A3A" w14:textId="2D487487" w:rsidR="209EDAF6" w:rsidRDefault="209EDAF6" w:rsidP="188149D5">
      <w:pPr>
        <w:pStyle w:val="ListParagraph"/>
        <w:numPr>
          <w:ilvl w:val="0"/>
          <w:numId w:val="18"/>
        </w:numPr>
      </w:pPr>
      <w:r w:rsidRPr="188149D5">
        <w:t xml:space="preserve">FHIR: </w:t>
      </w:r>
      <w:r w:rsidR="06535206">
        <w:t>It</w:t>
      </w:r>
      <w:r w:rsidR="00141691">
        <w:t xml:space="preserve"> i</w:t>
      </w:r>
      <w:r w:rsidR="06535206">
        <w:t>s</w:t>
      </w:r>
      <w:r w:rsidRPr="188149D5">
        <w:t xml:space="preserve"> </w:t>
      </w:r>
      <w:r w:rsidR="00A23572">
        <w:t>used</w:t>
      </w:r>
      <w:r w:rsidRPr="188149D5">
        <w:t xml:space="preserve"> across major networks such as Carequality, CommonWell, etc. </w:t>
      </w:r>
      <w:r w:rsidR="00141691">
        <w:t>to</w:t>
      </w:r>
      <w:r w:rsidR="06535206">
        <w:t xml:space="preserve"> pull</w:t>
      </w:r>
      <w:r w:rsidRPr="188149D5">
        <w:t xml:space="preserve"> documents or CCDAs embedded in</w:t>
      </w:r>
      <w:r w:rsidRPr="188149D5">
        <w:t xml:space="preserve"> </w:t>
      </w:r>
      <w:r w:rsidRPr="188149D5">
        <w:t>FHIR resources. These networks</w:t>
      </w:r>
      <w:r w:rsidR="76785FBC" w:rsidRPr="188149D5">
        <w:t xml:space="preserve"> will eventually move to a dynamic FHIR client registration model where discrete FHIR APIs can be called to get individual data points.</w:t>
      </w:r>
      <w:r w:rsidR="14A734C7">
        <w:t xml:space="preserve"> Also, EMRs implementation of FHIR is limited to clinical data reads only. Most applications require administrative data such as appointments and need the ability to </w:t>
      </w:r>
      <w:r w:rsidR="14A734C7">
        <w:t>write</w:t>
      </w:r>
      <w:r w:rsidR="004418F9">
        <w:t xml:space="preserve"> </w:t>
      </w:r>
      <w:r w:rsidR="14A734C7">
        <w:t>back</w:t>
      </w:r>
      <w:r w:rsidR="14A734C7">
        <w:t xml:space="preserve"> information. Adding these FHIR APIs will close gaps and simplify integrations across </w:t>
      </w:r>
      <w:proofErr w:type="gramStart"/>
      <w:r w:rsidR="14A734C7">
        <w:t>a number of</w:t>
      </w:r>
      <w:proofErr w:type="gramEnd"/>
      <w:r w:rsidR="14A734C7">
        <w:t xml:space="preserve"> digital health </w:t>
      </w:r>
      <w:r w:rsidR="21B07AFD">
        <w:t>applications.</w:t>
      </w:r>
    </w:p>
    <w:p w14:paraId="4B704896" w14:textId="4E2095DB" w:rsidR="02390B93" w:rsidRDefault="02390B93" w:rsidP="188149D5">
      <w:pPr>
        <w:pStyle w:val="ListParagraph"/>
        <w:numPr>
          <w:ilvl w:val="0"/>
          <w:numId w:val="18"/>
        </w:numPr>
      </w:pPr>
      <w:r w:rsidRPr="188149D5">
        <w:t>CDS Hooks</w:t>
      </w:r>
      <w:r w:rsidR="40E5EBCD" w:rsidRPr="188149D5">
        <w:t xml:space="preserve">: </w:t>
      </w:r>
      <w:r w:rsidR="1C2793EC">
        <w:t xml:space="preserve">In our experience, we’ve seen the need for value-based care </w:t>
      </w:r>
      <w:r w:rsidR="223F6230" w:rsidRPr="188149D5">
        <w:t xml:space="preserve">applications to </w:t>
      </w:r>
      <w:r w:rsidR="1C2793EC">
        <w:t xml:space="preserve">send the concept of </w:t>
      </w:r>
      <w:r w:rsidR="223F6230" w:rsidRPr="188149D5">
        <w:t>a</w:t>
      </w:r>
      <w:r w:rsidR="223F6230" w:rsidRPr="188149D5">
        <w:t xml:space="preserve"> “suspected diagnosis” to a provider. </w:t>
      </w:r>
      <w:r w:rsidR="4009D089">
        <w:t>This</w:t>
      </w:r>
      <w:r w:rsidR="223F6230">
        <w:t xml:space="preserve"> </w:t>
      </w:r>
      <w:r w:rsidR="4009D089">
        <w:t xml:space="preserve">is a diagnosis the application determines that a patient may have that is not documented discretely in the chart. These applications may get this data across the </w:t>
      </w:r>
      <w:r w:rsidR="00BB4E17">
        <w:t>major</w:t>
      </w:r>
      <w:r w:rsidR="4009D089">
        <w:t xml:space="preserve"> networks or from the EMRs </w:t>
      </w:r>
      <w:r w:rsidR="5731C11C">
        <w:t>unstructured</w:t>
      </w:r>
      <w:r w:rsidR="4009D089">
        <w:t xml:space="preserve"> data.</w:t>
      </w:r>
      <w:r w:rsidR="223F6230">
        <w:t xml:space="preserve"> </w:t>
      </w:r>
      <w:r w:rsidR="223F6230" w:rsidRPr="188149D5">
        <w:t xml:space="preserve">CDS Hooks are a mechanism that </w:t>
      </w:r>
      <w:r w:rsidR="7EF219E8">
        <w:t>would</w:t>
      </w:r>
      <w:r w:rsidR="223F6230" w:rsidRPr="188149D5">
        <w:t xml:space="preserve"> </w:t>
      </w:r>
      <w:r w:rsidR="223F6230" w:rsidRPr="188149D5">
        <w:t>allow t</w:t>
      </w:r>
      <w:r w:rsidR="223F6230" w:rsidRPr="188149D5">
        <w:t xml:space="preserve">hese applications </w:t>
      </w:r>
      <w:r w:rsidR="223F6230" w:rsidRPr="188149D5">
        <w:t xml:space="preserve">to </w:t>
      </w:r>
      <w:r w:rsidR="2C5EAC67">
        <w:t>send</w:t>
      </w:r>
      <w:r w:rsidR="223F6230" w:rsidRPr="188149D5">
        <w:t xml:space="preserve"> the </w:t>
      </w:r>
      <w:r w:rsidR="2C5EAC67">
        <w:t>data back in as an “unconfirmed” diagnosis</w:t>
      </w:r>
      <w:r w:rsidR="444835CF">
        <w:t xml:space="preserve"> for providers to acknowledge. </w:t>
      </w:r>
    </w:p>
    <w:p w14:paraId="4E446C1A" w14:textId="77777777" w:rsidR="00A450C5" w:rsidRPr="00D732B3" w:rsidRDefault="00A450C5" w:rsidP="00A450C5">
      <w:pPr>
        <w:rPr>
          <w:b/>
          <w:bCs/>
        </w:rPr>
      </w:pPr>
      <w:r w:rsidRPr="00D732B3">
        <w:rPr>
          <w:b/>
          <w:bCs/>
        </w:rPr>
        <w:t xml:space="preserve">f. Are </w:t>
      </w:r>
      <w:proofErr w:type="gramStart"/>
      <w:r w:rsidRPr="00D732B3">
        <w:rPr>
          <w:b/>
          <w:bCs/>
        </w:rPr>
        <w:t>there</w:t>
      </w:r>
      <w:proofErr w:type="gramEnd"/>
      <w:r w:rsidRPr="00D732B3">
        <w:rPr>
          <w:b/>
          <w:bCs/>
        </w:rPr>
        <w:t xml:space="preserve"> redundant standards, protocols, or channels that should be consolidated?</w:t>
      </w:r>
    </w:p>
    <w:p w14:paraId="7F8CA176" w14:textId="2783DB7D" w:rsidR="22961F97" w:rsidRDefault="22961F97" w:rsidP="188149D5">
      <w:r w:rsidRPr="188149D5">
        <w:t>Eventually as more and more EMRs develop FHIR resources, they may consider using those as the standard for document exchange as opposed to XML CCDAs.</w:t>
      </w:r>
    </w:p>
    <w:p w14:paraId="3A8CFCF2" w14:textId="181FB9C8" w:rsidR="48FBDD1C" w:rsidRDefault="48FBDD1C">
      <w:r>
        <w:lastRenderedPageBreak/>
        <w:t>Similarly, certain HL7 resources might be made redundant by FHIR</w:t>
      </w:r>
      <w:r w:rsidR="1583958D">
        <w:t>.</w:t>
      </w:r>
    </w:p>
    <w:p w14:paraId="31F3F584" w14:textId="77777777" w:rsidR="00A450C5" w:rsidRPr="00D732B3" w:rsidRDefault="00A450C5" w:rsidP="00A450C5">
      <w:pPr>
        <w:rPr>
          <w:b/>
          <w:bCs/>
        </w:rPr>
      </w:pPr>
      <w:r w:rsidRPr="00D732B3">
        <w:rPr>
          <w:b/>
          <w:bCs/>
        </w:rPr>
        <w:t xml:space="preserve">g. Are </w:t>
      </w:r>
      <w:proofErr w:type="gramStart"/>
      <w:r w:rsidRPr="00D732B3">
        <w:rPr>
          <w:b/>
          <w:bCs/>
        </w:rPr>
        <w:t>there</w:t>
      </w:r>
      <w:proofErr w:type="gramEnd"/>
      <w:r w:rsidRPr="00D732B3">
        <w:rPr>
          <w:b/>
          <w:bCs/>
        </w:rPr>
        <w:t xml:space="preserve"> adequate alternatives outside of TEFCA for achieving widespread patient access to their health information?</w:t>
      </w:r>
    </w:p>
    <w:p w14:paraId="4124E82E" w14:textId="6C60DCB8" w:rsidR="000A6EF3" w:rsidRPr="000522EE" w:rsidRDefault="000A6EF3" w:rsidP="00A450C5">
      <w:r w:rsidRPr="000522EE">
        <w:t xml:space="preserve">There are currently no alternatives outside of TEFCA for unified federal data exchange. Networks such as CommonWell, Carequality, and </w:t>
      </w:r>
      <w:proofErr w:type="spellStart"/>
      <w:r w:rsidRPr="000522EE">
        <w:t>eHealthExchange</w:t>
      </w:r>
      <w:proofErr w:type="spellEnd"/>
      <w:r w:rsidRPr="000522EE">
        <w:t xml:space="preserve"> currently exchange</w:t>
      </w:r>
      <w:r w:rsidR="5A863989">
        <w:t>, b</w:t>
      </w:r>
      <w:r>
        <w:t>ut</w:t>
      </w:r>
      <w:r w:rsidRPr="000522EE">
        <w:t xml:space="preserve"> TEFCA provides a federated decentralized data exchange model that allows all these networks to exchange data with one another.</w:t>
      </w:r>
    </w:p>
    <w:p w14:paraId="771E9B25" w14:textId="77777777" w:rsidR="00A450C5" w:rsidRPr="00D732B3" w:rsidRDefault="00A450C5" w:rsidP="00A450C5">
      <w:pPr>
        <w:rPr>
          <w:b/>
          <w:bCs/>
        </w:rPr>
      </w:pPr>
      <w:r w:rsidRPr="00D732B3">
        <w:rPr>
          <w:b/>
          <w:bCs/>
        </w:rPr>
        <w:t>PC-11. How are health information exchanges (HIEs) currently helping to advance patient access to health information in the real world?</w:t>
      </w:r>
    </w:p>
    <w:p w14:paraId="6C32E49B" w14:textId="77777777" w:rsidR="00A450C5" w:rsidRPr="00D732B3" w:rsidRDefault="00A450C5" w:rsidP="00A450C5">
      <w:pPr>
        <w:rPr>
          <w:b/>
          <w:bCs/>
        </w:rPr>
      </w:pPr>
      <w:r w:rsidRPr="00D732B3">
        <w:rPr>
          <w:b/>
          <w:bCs/>
        </w:rPr>
        <w:t>a. How valuable, available, and accurate do you find the data they share to be?</w:t>
      </w:r>
    </w:p>
    <w:p w14:paraId="4482A785" w14:textId="08DAC276" w:rsidR="3B6D019C" w:rsidRDefault="3B6D019C">
      <w:r>
        <w:t xml:space="preserve">HIEs have traditionally aggregated </w:t>
      </w:r>
      <w:r w:rsidR="300EE53F">
        <w:t xml:space="preserve">clinical </w:t>
      </w:r>
      <w:r>
        <w:t>data</w:t>
      </w:r>
      <w:r>
        <w:t xml:space="preserve"> </w:t>
      </w:r>
      <w:r w:rsidR="300EE53F">
        <w:t>from</w:t>
      </w:r>
      <w:r>
        <w:t xml:space="preserve"> </w:t>
      </w:r>
      <w:r w:rsidR="300EE53F">
        <w:t xml:space="preserve">encounters </w:t>
      </w:r>
      <w:r>
        <w:t>across ambulatory and acute facilities</w:t>
      </w:r>
      <w:r w:rsidR="387D3BB3">
        <w:t>.</w:t>
      </w:r>
      <w:r w:rsidR="33E1A7FF">
        <w:t xml:space="preserve"> Depending on</w:t>
      </w:r>
      <w:r>
        <w:t xml:space="preserve"> the </w:t>
      </w:r>
      <w:r w:rsidR="33E1A7FF">
        <w:t>HIE, the data may be inaccurate or fragmented if their patient matching algorithm isn’t effective. HIEs that offer additional features such as event notifications</w:t>
      </w:r>
      <w:r w:rsidR="67E5B24A">
        <w:t xml:space="preserve"> generally have effective programs.</w:t>
      </w:r>
    </w:p>
    <w:p w14:paraId="77790C69" w14:textId="77777777" w:rsidR="00A450C5" w:rsidRPr="00D732B3" w:rsidRDefault="00A450C5" w:rsidP="00A450C5">
      <w:pPr>
        <w:rPr>
          <w:b/>
          <w:bCs/>
        </w:rPr>
      </w:pPr>
      <w:r w:rsidRPr="00D732B3">
        <w:rPr>
          <w:b/>
          <w:bCs/>
        </w:rPr>
        <w:t>b. What changes would you suggest?</w:t>
      </w:r>
    </w:p>
    <w:p w14:paraId="501A0857" w14:textId="044C2D15" w:rsidR="660D671E" w:rsidRDefault="660D671E">
      <w:r>
        <w:t>There are a few changes we would recommend.</w:t>
      </w:r>
    </w:p>
    <w:p w14:paraId="1904394E" w14:textId="658E7740" w:rsidR="20763CE5" w:rsidRDefault="20763CE5" w:rsidP="000522EE">
      <w:pPr>
        <w:pStyle w:val="ListParagraph"/>
        <w:numPr>
          <w:ilvl w:val="0"/>
          <w:numId w:val="42"/>
        </w:numPr>
      </w:pPr>
      <w:r>
        <w:t>HIEs should make FHIR APIs av</w:t>
      </w:r>
      <w:r w:rsidRPr="7934DDFB">
        <w:t>ailable to patients and providers for data access.</w:t>
      </w:r>
    </w:p>
    <w:p w14:paraId="2E87DE9D" w14:textId="54A3D523" w:rsidR="20763CE5" w:rsidRDefault="20763CE5" w:rsidP="000522EE">
      <w:pPr>
        <w:pStyle w:val="ListParagraph"/>
        <w:numPr>
          <w:ilvl w:val="0"/>
          <w:numId w:val="42"/>
        </w:numPr>
      </w:pPr>
      <w:r w:rsidRPr="7934DDFB">
        <w:t xml:space="preserve">Mandate that </w:t>
      </w:r>
      <w:r w:rsidRPr="78BA9B77">
        <w:t xml:space="preserve">all </w:t>
      </w:r>
      <w:r w:rsidRPr="7934DDFB">
        <w:t xml:space="preserve">HIEs that </w:t>
      </w:r>
      <w:r w:rsidRPr="49F43984">
        <w:t xml:space="preserve">receive funding should </w:t>
      </w:r>
      <w:r w:rsidRPr="78BA9B77">
        <w:t>join TEFCA</w:t>
      </w:r>
      <w:r w:rsidR="399E0CD9" w:rsidRPr="49F43984">
        <w:t>.</w:t>
      </w:r>
    </w:p>
    <w:p w14:paraId="36546A53" w14:textId="5C9078D2" w:rsidR="399E0CD9" w:rsidRDefault="399E0CD9" w:rsidP="000522EE">
      <w:pPr>
        <w:pStyle w:val="ListParagraph"/>
        <w:numPr>
          <w:ilvl w:val="0"/>
          <w:numId w:val="42"/>
        </w:numPr>
      </w:pPr>
      <w:r w:rsidRPr="49F43984">
        <w:t>We are seeing HIEs expand into other areas of healthcare beyond traditional entities such</w:t>
      </w:r>
      <w:r w:rsidRPr="2F7FC3BC">
        <w:t xml:space="preserve"> as ambulatory, acute, labs, etc. For example, we are working with an ABA healthcare IT vendor that’s trying to integrate with </w:t>
      </w:r>
      <w:proofErr w:type="gramStart"/>
      <w:r w:rsidRPr="2F7FC3BC">
        <w:t>an HIE</w:t>
      </w:r>
      <w:proofErr w:type="gramEnd"/>
      <w:r w:rsidRPr="2F7FC3BC">
        <w:t xml:space="preserve">. </w:t>
      </w:r>
      <w:r>
        <w:t>Their feedback is that HIEs ne</w:t>
      </w:r>
      <w:r w:rsidRPr="34F09702">
        <w:t>ed to be more fle</w:t>
      </w:r>
      <w:r w:rsidR="6E880CEB" w:rsidRPr="34F09702">
        <w:t>xible with their data model and not try to fit their use-case into traditional encounter</w:t>
      </w:r>
      <w:r w:rsidR="7E1179E4">
        <w:t>-</w:t>
      </w:r>
      <w:r w:rsidR="6E880CEB" w:rsidRPr="34F09702">
        <w:t>based data.</w:t>
      </w:r>
    </w:p>
    <w:p w14:paraId="5E416EA3" w14:textId="02FDC58F" w:rsidR="7469CAE7" w:rsidRPr="000522EE" w:rsidRDefault="7469CAE7" w:rsidP="000522EE">
      <w:pPr>
        <w:pStyle w:val="ListParagraph"/>
        <w:numPr>
          <w:ilvl w:val="0"/>
          <w:numId w:val="42"/>
        </w:numPr>
        <w:rPr>
          <w:b/>
          <w:bCs/>
        </w:rPr>
      </w:pPr>
      <w:r>
        <w:t>HIEs should provide more proactive forms of data exchange such as ADT alerts, lab results, or</w:t>
      </w:r>
      <w:r w:rsidR="2D64057F">
        <w:t xml:space="preserve"> clinical notes. IHIE’s docs4docs program is a good example promoting this data exchange.</w:t>
      </w:r>
    </w:p>
    <w:p w14:paraId="79DE0CF4" w14:textId="77777777" w:rsidR="00A450C5" w:rsidRPr="00D732B3" w:rsidRDefault="00A450C5" w:rsidP="00A450C5">
      <w:pPr>
        <w:rPr>
          <w:b/>
          <w:bCs/>
        </w:rPr>
      </w:pPr>
      <w:r w:rsidRPr="00D732B3">
        <w:rPr>
          <w:b/>
          <w:bCs/>
        </w:rPr>
        <w:t xml:space="preserve">c. Are </w:t>
      </w:r>
      <w:proofErr w:type="gramStart"/>
      <w:r w:rsidRPr="00D732B3">
        <w:rPr>
          <w:b/>
          <w:bCs/>
        </w:rPr>
        <w:t>there</w:t>
      </w:r>
      <w:proofErr w:type="gramEnd"/>
      <w:r w:rsidRPr="00D732B3">
        <w:rPr>
          <w:b/>
          <w:bCs/>
        </w:rPr>
        <w:t xml:space="preserve"> </w:t>
      </w:r>
      <w:proofErr w:type="gramStart"/>
      <w:r w:rsidRPr="00D732B3">
        <w:rPr>
          <w:b/>
          <w:bCs/>
        </w:rPr>
        <w:t>particular examples</w:t>
      </w:r>
      <w:proofErr w:type="gramEnd"/>
      <w:r w:rsidRPr="00D732B3">
        <w:rPr>
          <w:b/>
          <w:bCs/>
        </w:rPr>
        <w:t xml:space="preserve"> of high-performing HIE models that you believe should be propagated across markets?</w:t>
      </w:r>
    </w:p>
    <w:p w14:paraId="6A151ECB" w14:textId="36969308" w:rsidR="7330F09C" w:rsidRDefault="7330F09C">
      <w:r>
        <w:t>Some of the top HIEs we’ve worked with are:</w:t>
      </w:r>
    </w:p>
    <w:p w14:paraId="6956FCE2" w14:textId="2D52C872" w:rsidR="7330F09C" w:rsidRDefault="7330F09C" w:rsidP="188149D5">
      <w:pPr>
        <w:pStyle w:val="ListParagraph"/>
        <w:numPr>
          <w:ilvl w:val="0"/>
          <w:numId w:val="24"/>
        </w:numPr>
      </w:pPr>
      <w:r w:rsidRPr="188149D5">
        <w:t>CRISP: Integrated across multiple states</w:t>
      </w:r>
      <w:r>
        <w:t>.</w:t>
      </w:r>
      <w:r w:rsidRPr="188149D5">
        <w:t xml:space="preserve"> They provide excellent integration and have ADT alerts, SDOH data, prescription monitoring</w:t>
      </w:r>
      <w:r w:rsidR="30AA81F2" w:rsidRPr="188149D5">
        <w:t>, and many more solutions.</w:t>
      </w:r>
    </w:p>
    <w:p w14:paraId="3174C6AE" w14:textId="385E3460" w:rsidR="30AA81F2" w:rsidRDefault="30AA81F2" w:rsidP="188149D5">
      <w:pPr>
        <w:pStyle w:val="ListParagraph"/>
        <w:numPr>
          <w:ilvl w:val="0"/>
          <w:numId w:val="24"/>
        </w:numPr>
      </w:pPr>
      <w:r w:rsidRPr="188149D5">
        <w:lastRenderedPageBreak/>
        <w:t>Manifest MedEx: Fantastic integration services. Provides ADT notifications, analytics and data t</w:t>
      </w:r>
      <w:r w:rsidR="2D2EEBF1" w:rsidRPr="188149D5">
        <w:t>hrough FHIR APIs.</w:t>
      </w:r>
    </w:p>
    <w:p w14:paraId="3C9C2556" w14:textId="41EBB9EE" w:rsidR="55076C5D" w:rsidRDefault="55076C5D" w:rsidP="188149D5">
      <w:pPr>
        <w:pStyle w:val="ListParagraph"/>
        <w:numPr>
          <w:ilvl w:val="0"/>
          <w:numId w:val="24"/>
        </w:numPr>
      </w:pPr>
      <w:r w:rsidRPr="188149D5">
        <w:t>IHIE: Their docs4docs program allows providers to access lab results, radiology images, and clinical notes across the state.</w:t>
      </w:r>
    </w:p>
    <w:p w14:paraId="56A3F3BC" w14:textId="77777777" w:rsidR="00A450C5" w:rsidRPr="00D301F0" w:rsidRDefault="00A450C5" w:rsidP="00A450C5">
      <w:pPr>
        <w:rPr>
          <w:b/>
          <w:bCs/>
        </w:rPr>
      </w:pPr>
      <w:r w:rsidRPr="00D301F0">
        <w:rPr>
          <w:b/>
          <w:bCs/>
        </w:rPr>
        <w:t>d. What is the ongoing role of HIEs amidst other entities facilitating data exchange and broader frameworks for data exchange (for example, vendor health information networks, TEFCA, private exchange networks, etc.)?</w:t>
      </w:r>
    </w:p>
    <w:p w14:paraId="30483D07" w14:textId="24196099" w:rsidR="13E06D1C" w:rsidRDefault="13E06D1C">
      <w:r>
        <w:t xml:space="preserve">HIEs should facilitate data exchange across broader frameworks such as TEFCA. </w:t>
      </w:r>
      <w:proofErr w:type="spellStart"/>
      <w:r w:rsidR="00176323">
        <w:t>e</w:t>
      </w:r>
      <w:r>
        <w:t>HealthExchange</w:t>
      </w:r>
      <w:proofErr w:type="spellEnd"/>
      <w:r>
        <w:t xml:space="preserve"> is a QHIN under TEFCA and has a significant number of HIEs. </w:t>
      </w:r>
    </w:p>
    <w:p w14:paraId="03CD36E5" w14:textId="2794233B" w:rsidR="13E06D1C" w:rsidRDefault="13E06D1C">
      <w:r>
        <w:t xml:space="preserve">HIEs that are currently not part of </w:t>
      </w:r>
      <w:r w:rsidR="789D722C">
        <w:t>TEFCA</w:t>
      </w:r>
      <w:r>
        <w:t xml:space="preserve"> should </w:t>
      </w:r>
      <w:r w:rsidR="789D722C">
        <w:t>be mandated to join provided they receive federal funding</w:t>
      </w:r>
      <w:r w:rsidR="026F0F1D">
        <w:t>.</w:t>
      </w:r>
    </w:p>
    <w:p w14:paraId="7784D7F6" w14:textId="749B0D81" w:rsidR="026F0F1D" w:rsidRDefault="026F0F1D">
      <w:r>
        <w:t>HIEs are a critical component of healthcare data interoperability and maintaining the patient’s record</w:t>
      </w:r>
      <w:r w:rsidR="3F97DE58">
        <w:t xml:space="preserve"> across the care continuum</w:t>
      </w:r>
      <w:r>
        <w:t>.</w:t>
      </w:r>
    </w:p>
    <w:p w14:paraId="6ACA6051" w14:textId="77777777" w:rsidR="00A450C5" w:rsidRPr="00D732B3" w:rsidRDefault="00A450C5" w:rsidP="00A450C5">
      <w:pPr>
        <w:rPr>
          <w:b/>
          <w:bCs/>
        </w:rPr>
      </w:pPr>
      <w:r w:rsidRPr="00D732B3">
        <w:rPr>
          <w:b/>
          <w:bCs/>
        </w:rPr>
        <w:t>PC-12. What are the most valuable operational health data use cases for patients and caregivers that, if addressed, would create more efficient care navigation or eliminate barriers to competition among providers or both?</w:t>
      </w:r>
    </w:p>
    <w:p w14:paraId="1750EB66" w14:textId="0AE9C7F9" w:rsidR="2027E3EA" w:rsidRDefault="2027E3EA" w:rsidP="4B3C9850">
      <w:pPr>
        <w:rPr>
          <w:b/>
          <w:bCs/>
        </w:rPr>
      </w:pPr>
      <w:r w:rsidRPr="4B3C9850">
        <w:rPr>
          <w:b/>
          <w:bCs/>
        </w:rPr>
        <w:t>a. Examples may include the following:</w:t>
      </w:r>
    </w:p>
    <w:p w14:paraId="4769DEE4" w14:textId="77777777" w:rsidR="2027E3EA" w:rsidRDefault="2027E3EA" w:rsidP="4B3C9850">
      <w:pPr>
        <w:spacing w:line="240" w:lineRule="auto"/>
        <w:rPr>
          <w:b/>
          <w:bCs/>
        </w:rPr>
      </w:pPr>
      <w:r w:rsidRPr="4B3C9850">
        <w:rPr>
          <w:b/>
          <w:bCs/>
        </w:rPr>
        <w:t>(1) Binding cost estimates for pre-defined periods.</w:t>
      </w:r>
    </w:p>
    <w:p w14:paraId="161EA5FF" w14:textId="77777777" w:rsidR="2027E3EA" w:rsidRDefault="2027E3EA" w:rsidP="4B3C9850">
      <w:pPr>
        <w:spacing w:line="240" w:lineRule="auto"/>
        <w:rPr>
          <w:b/>
          <w:bCs/>
        </w:rPr>
      </w:pPr>
      <w:r w:rsidRPr="4B3C9850">
        <w:rPr>
          <w:b/>
          <w:bCs/>
        </w:rPr>
        <w:t>(2) Viewing provider schedule availability.</w:t>
      </w:r>
    </w:p>
    <w:p w14:paraId="3E0E2258" w14:textId="77777777" w:rsidR="2027E3EA" w:rsidRDefault="2027E3EA" w:rsidP="4B3C9850">
      <w:pPr>
        <w:spacing w:line="240" w:lineRule="auto"/>
        <w:rPr>
          <w:b/>
          <w:bCs/>
        </w:rPr>
      </w:pPr>
      <w:r w:rsidRPr="4B3C9850">
        <w:rPr>
          <w:b/>
          <w:bCs/>
        </w:rPr>
        <w:t>(3) Using third-party apps for appointment management.</w:t>
      </w:r>
    </w:p>
    <w:p w14:paraId="7FAC6FF3" w14:textId="77777777" w:rsidR="2027E3EA" w:rsidRDefault="2027E3EA" w:rsidP="4B3C9850">
      <w:pPr>
        <w:spacing w:line="240" w:lineRule="auto"/>
        <w:rPr>
          <w:b/>
          <w:bCs/>
        </w:rPr>
      </w:pPr>
      <w:r w:rsidRPr="4B3C9850">
        <w:rPr>
          <w:b/>
          <w:bCs/>
        </w:rPr>
        <w:t>(4) Accessing patient-facing quality metrics.</w:t>
      </w:r>
    </w:p>
    <w:p w14:paraId="5C5EEAFA" w14:textId="04F7CE3E" w:rsidR="2027E3EA" w:rsidRDefault="2027E3EA" w:rsidP="4B3C9850">
      <w:pPr>
        <w:spacing w:line="240" w:lineRule="auto"/>
        <w:rPr>
          <w:b/>
          <w:bCs/>
        </w:rPr>
      </w:pPr>
      <w:r w:rsidRPr="4B3C9850">
        <w:rPr>
          <w:b/>
          <w:bCs/>
        </w:rPr>
        <w:t>(5) Finding the right provider for specific healthcare needs.</w:t>
      </w:r>
    </w:p>
    <w:p w14:paraId="395B67F9" w14:textId="4251B26F" w:rsidR="7F47C518" w:rsidRDefault="7F47C518">
      <w:r>
        <w:t xml:space="preserve">Based on the applications ELLKAY has worked with in the care coordination space, these are what we have seen as the most valuable </w:t>
      </w:r>
      <w:r w:rsidR="3C25D092">
        <w:t>operational use-cases</w:t>
      </w:r>
      <w:r>
        <w:t>:</w:t>
      </w:r>
    </w:p>
    <w:p w14:paraId="2B308964" w14:textId="64429032" w:rsidR="7F47C518" w:rsidRDefault="7F47C518" w:rsidP="63661EF5">
      <w:pPr>
        <w:pStyle w:val="ListParagraph"/>
        <w:numPr>
          <w:ilvl w:val="0"/>
          <w:numId w:val="27"/>
        </w:numPr>
      </w:pPr>
      <w:r>
        <w:t xml:space="preserve">Viewing provider schedule availability: </w:t>
      </w:r>
      <w:r w:rsidR="21EAE8B1" w:rsidRPr="63661EF5">
        <w:t xml:space="preserve">Care coordination platforms require timely and accurate access to provider availability across a fragmented EMR landscape. Many EMRs lack standard APIs to expose schedule data, requiring integration through HL7 SIU messages (for booked appointments) and ingestion of provider scheduling templates. While some vendors offer proprietary APIs, they often impose transaction-based fees—which become cost-prohibitive due to the frequency at which availability must be refreshed. Standardizing access to provider availability </w:t>
      </w:r>
      <w:r w:rsidR="21EAE8B1" w:rsidRPr="63661EF5">
        <w:lastRenderedPageBreak/>
        <w:t>through FHIR-based APIs would significantly enhance efficiency, transparency, and usability across the ecosystem.</w:t>
      </w:r>
    </w:p>
    <w:p w14:paraId="4FAB48B5" w14:textId="0B037A53" w:rsidR="319F920E" w:rsidRDefault="319F920E" w:rsidP="188149D5">
      <w:pPr>
        <w:pStyle w:val="ListParagraph"/>
        <w:numPr>
          <w:ilvl w:val="0"/>
          <w:numId w:val="27"/>
        </w:numPr>
      </w:pPr>
      <w:r w:rsidRPr="188149D5">
        <w:t xml:space="preserve">Binding Cost estimates for pre-defined periods: Patients should be able to </w:t>
      </w:r>
      <w:r w:rsidR="7CDBC71F" w:rsidRPr="2509B3CB">
        <w:t>access</w:t>
      </w:r>
      <w:r w:rsidRPr="188149D5">
        <w:t xml:space="preserve"> accurate</w:t>
      </w:r>
      <w:r w:rsidR="7CDBC71F" w:rsidRPr="2509B3CB">
        <w:t>, actionable cost</w:t>
      </w:r>
      <w:r w:rsidRPr="188149D5">
        <w:t xml:space="preserve"> estimates for </w:t>
      </w:r>
      <w:r w:rsidR="7CDBC71F" w:rsidRPr="2509B3CB">
        <w:t xml:space="preserve">common services and </w:t>
      </w:r>
      <w:r w:rsidRPr="188149D5">
        <w:t xml:space="preserve">procedures. </w:t>
      </w:r>
      <w:r w:rsidR="7CDBC71F" w:rsidRPr="2509B3CB">
        <w:t xml:space="preserve">For example, providing binding estimates for preventive services like colorectal cancer screenings, including patient-specific out-of-pocket costs for in-network providers, can improve affordability and encourage utilization of essential care. Facilitating </w:t>
      </w:r>
      <w:proofErr w:type="gramStart"/>
      <w:r w:rsidR="7CDBC71F" w:rsidRPr="2509B3CB">
        <w:t>this use</w:t>
      </w:r>
      <w:proofErr w:type="gramEnd"/>
      <w:r w:rsidR="7CDBC71F" w:rsidRPr="2509B3CB">
        <w:t xml:space="preserve"> case aligns with CMS’s commitment to price transparency and patient-centered care.</w:t>
      </w:r>
    </w:p>
    <w:p w14:paraId="1CB74D17" w14:textId="14E8D171" w:rsidR="724BEFEA" w:rsidRDefault="724BEFEA" w:rsidP="188149D5">
      <w:pPr>
        <w:pStyle w:val="ListParagraph"/>
        <w:numPr>
          <w:ilvl w:val="0"/>
          <w:numId w:val="27"/>
        </w:numPr>
      </w:pPr>
      <w:r w:rsidRPr="188149D5">
        <w:t xml:space="preserve">Third Party App Integration for Appointment Management: </w:t>
      </w:r>
      <w:r w:rsidR="316F17A7" w:rsidRPr="2509B3CB">
        <w:t>Consumer-facing</w:t>
      </w:r>
      <w:r w:rsidRPr="188149D5">
        <w:t xml:space="preserve"> scheduling tools </w:t>
      </w:r>
      <w:r w:rsidR="316F17A7" w:rsidRPr="2509B3CB">
        <w:t>(e.g.,</w:t>
      </w:r>
      <w:r w:rsidRPr="188149D5">
        <w:t xml:space="preserve"> </w:t>
      </w:r>
      <w:proofErr w:type="spellStart"/>
      <w:r w:rsidRPr="188149D5">
        <w:t>Kyruus</w:t>
      </w:r>
      <w:proofErr w:type="spellEnd"/>
      <w:r w:rsidRPr="188149D5">
        <w:t xml:space="preserve">, </w:t>
      </w:r>
      <w:proofErr w:type="spellStart"/>
      <w:r w:rsidRPr="188149D5">
        <w:t>ZocDoc</w:t>
      </w:r>
      <w:proofErr w:type="spellEnd"/>
      <w:r w:rsidR="316F17A7" w:rsidRPr="2509B3CB">
        <w:t>) are widely used but often limited to providers operating on select EMRs with supported APIs. Expanding interoperability standards and reducing integration barriers would enable broader use of these tools, allowing patients to search for and schedule appointments with a wider range of providers across specialties and geographies—supporting both access and equity goals.</w:t>
      </w:r>
    </w:p>
    <w:p w14:paraId="7FC39B61" w14:textId="51969412" w:rsidR="3385A990" w:rsidRDefault="3385A990" w:rsidP="188149D5">
      <w:pPr>
        <w:pStyle w:val="ListParagraph"/>
        <w:numPr>
          <w:ilvl w:val="0"/>
          <w:numId w:val="27"/>
        </w:numPr>
      </w:pPr>
      <w:r w:rsidRPr="188149D5">
        <w:t xml:space="preserve">Accessing </w:t>
      </w:r>
      <w:proofErr w:type="gramStart"/>
      <w:r w:rsidRPr="188149D5">
        <w:t>patient</w:t>
      </w:r>
      <w:proofErr w:type="gramEnd"/>
      <w:r w:rsidRPr="188149D5">
        <w:t xml:space="preserve"> facing quality measures: Patients </w:t>
      </w:r>
      <w:r w:rsidR="7D421BAE" w:rsidRPr="2509B3CB">
        <w:t>should have access to meaningful</w:t>
      </w:r>
      <w:r w:rsidRPr="188149D5">
        <w:t xml:space="preserve"> provider and facility</w:t>
      </w:r>
      <w:r w:rsidR="7D421BAE" w:rsidRPr="2509B3CB">
        <w:t>-</w:t>
      </w:r>
      <w:r w:rsidRPr="188149D5">
        <w:t xml:space="preserve">level </w:t>
      </w:r>
      <w:r w:rsidR="1E80383C" w:rsidRPr="188149D5">
        <w:t xml:space="preserve">quality </w:t>
      </w:r>
      <w:r w:rsidR="7D421BAE" w:rsidRPr="2509B3CB">
        <w:t>data—</w:t>
      </w:r>
      <w:r w:rsidR="1E80383C" w:rsidRPr="188149D5">
        <w:t>such as satisfaction</w:t>
      </w:r>
      <w:r w:rsidR="7D421BAE" w:rsidRPr="2509B3CB">
        <w:t xml:space="preserve"> scores</w:t>
      </w:r>
      <w:r w:rsidR="1E80383C" w:rsidRPr="188149D5">
        <w:t>, provider responsiveness, and infection rates</w:t>
      </w:r>
      <w:r w:rsidR="7D421BAE" w:rsidRPr="2509B3CB">
        <w:t>—to inform their care</w:t>
      </w:r>
      <w:r w:rsidR="5ED5DD17" w:rsidRPr="188149D5">
        <w:t xml:space="preserve"> decisions</w:t>
      </w:r>
      <w:r w:rsidR="7D421BAE" w:rsidRPr="2509B3CB">
        <w:t>. Currently, these metrics are not made available through standardized APIs or interoperable channels. Making these measures accessible and computable would support CMS objectives related to transparency, competition, and value-based care.</w:t>
      </w:r>
    </w:p>
    <w:p w14:paraId="3A7D6BB5" w14:textId="77777777" w:rsidR="00A450C5" w:rsidRPr="00D301F0" w:rsidRDefault="00A450C5" w:rsidP="00A450C5">
      <w:pPr>
        <w:rPr>
          <w:b/>
          <w:bCs/>
        </w:rPr>
      </w:pPr>
      <w:r w:rsidRPr="00D301F0">
        <w:rPr>
          <w:b/>
          <w:bCs/>
        </w:rPr>
        <w:t>b. What use cases are possible today?</w:t>
      </w:r>
    </w:p>
    <w:p w14:paraId="1C88F63B" w14:textId="403A30B9" w:rsidR="78FCB290" w:rsidRDefault="009F3788" w:rsidP="00885BBD">
      <w:r>
        <w:t>Currently, t</w:t>
      </w:r>
      <w:r w:rsidR="6FAD6DBC">
        <w:t xml:space="preserve">he scheduling use-cases are available </w:t>
      </w:r>
      <w:r w:rsidR="6FAD6DBC">
        <w:t>today</w:t>
      </w:r>
      <w:r w:rsidR="002D72EA">
        <w:t>,</w:t>
      </w:r>
      <w:r w:rsidR="6FAD6DBC">
        <w:t xml:space="preserve"> but their</w:t>
      </w:r>
      <w:r w:rsidR="67EB2F7F">
        <w:t xml:space="preserve"> ex</w:t>
      </w:r>
      <w:r w:rsidR="511F0388">
        <w:t>t</w:t>
      </w:r>
      <w:r w:rsidR="67EB2F7F">
        <w:t xml:space="preserve">ent </w:t>
      </w:r>
      <w:r w:rsidR="6FAD6DBC">
        <w:t>is limited to systems that have the appropriate proprietary APIs.</w:t>
      </w:r>
      <w:r w:rsidR="00885BBD">
        <w:t xml:space="preserve"> </w:t>
      </w:r>
    </w:p>
    <w:p w14:paraId="7899BF0A" w14:textId="77777777" w:rsidR="00A450C5" w:rsidRPr="00D7265B" w:rsidRDefault="00A450C5" w:rsidP="00A450C5">
      <w:pPr>
        <w:rPr>
          <w:b/>
          <w:bCs/>
        </w:rPr>
      </w:pPr>
      <w:r w:rsidRPr="00D7265B">
        <w:rPr>
          <w:b/>
          <w:bCs/>
        </w:rPr>
        <w:t xml:space="preserve">c. What </w:t>
      </w:r>
      <w:proofErr w:type="gramStart"/>
      <w:r w:rsidRPr="00D7265B">
        <w:rPr>
          <w:b/>
          <w:bCs/>
        </w:rPr>
        <w:t>should</w:t>
      </w:r>
      <w:proofErr w:type="gramEnd"/>
      <w:r w:rsidRPr="00D7265B">
        <w:rPr>
          <w:b/>
          <w:bCs/>
        </w:rPr>
        <w:t xml:space="preserve"> be possible </w:t>
      </w:r>
      <w:proofErr w:type="gramStart"/>
      <w:r w:rsidRPr="00D7265B">
        <w:rPr>
          <w:b/>
          <w:bCs/>
        </w:rPr>
        <w:t>in the near future</w:t>
      </w:r>
      <w:proofErr w:type="gramEnd"/>
      <w:r w:rsidRPr="00D7265B">
        <w:rPr>
          <w:b/>
          <w:bCs/>
        </w:rPr>
        <w:t>?</w:t>
      </w:r>
    </w:p>
    <w:p w14:paraId="743879DA" w14:textId="5968E095" w:rsidR="0D6D364E" w:rsidRPr="008D5C56" w:rsidRDefault="0D6D364E" w:rsidP="188149D5">
      <w:r w:rsidRPr="008D5C56">
        <w:t xml:space="preserve">Currently CMS is aggregating additional data from EMRs for </w:t>
      </w:r>
      <w:proofErr w:type="spellStart"/>
      <w:r w:rsidRPr="008D5C56">
        <w:t>eCQMs</w:t>
      </w:r>
      <w:proofErr w:type="spellEnd"/>
      <w:r w:rsidRPr="008D5C56">
        <w:t xml:space="preserve"> for 2025/2026. We could see CMS utilizing this data to create APIs for patient-facing quality metrics like infection rates, provider communication, re-admission </w:t>
      </w:r>
      <w:r w:rsidR="6F4C4F54" w:rsidRPr="008D5C56">
        <w:t>rates, etc.</w:t>
      </w:r>
    </w:p>
    <w:p w14:paraId="3D42DCFE" w14:textId="77777777" w:rsidR="00A450C5" w:rsidRPr="00D7265B" w:rsidRDefault="00A450C5" w:rsidP="00A450C5">
      <w:pPr>
        <w:rPr>
          <w:b/>
          <w:bCs/>
        </w:rPr>
      </w:pPr>
      <w:r w:rsidRPr="00D7265B">
        <w:rPr>
          <w:b/>
          <w:bCs/>
        </w:rPr>
        <w:t xml:space="preserve">d. What would be very valuable but </w:t>
      </w:r>
      <w:proofErr w:type="gramStart"/>
      <w:r w:rsidRPr="00D7265B">
        <w:rPr>
          <w:b/>
          <w:bCs/>
        </w:rPr>
        <w:t>may be</w:t>
      </w:r>
      <w:proofErr w:type="gramEnd"/>
      <w:r w:rsidRPr="00D7265B">
        <w:rPr>
          <w:b/>
          <w:bCs/>
        </w:rPr>
        <w:t xml:space="preserve"> very hard to achieve?</w:t>
      </w:r>
    </w:p>
    <w:p w14:paraId="48984498" w14:textId="13EA716B" w:rsidR="00EF13EF" w:rsidRPr="008D5C56" w:rsidRDefault="00EF13EF" w:rsidP="188149D5">
      <w:r w:rsidRPr="008D5C56">
        <w:t xml:space="preserve">Cost estimate tools would be very valuable but potentially very hard to achieve. </w:t>
      </w:r>
      <w:r w:rsidR="00A87747" w:rsidRPr="008D5C56">
        <w:t xml:space="preserve">Achieving this would require payers to release APIs allowing </w:t>
      </w:r>
      <w:r w:rsidR="00DE3FA5" w:rsidRPr="008D5C56">
        <w:t xml:space="preserve">patient’s benefit details to be exposed and provider organizations </w:t>
      </w:r>
      <w:r w:rsidR="008C799B" w:rsidRPr="008D5C56">
        <w:t>releasing price transparency APIs.</w:t>
      </w:r>
    </w:p>
    <w:p w14:paraId="4924C793" w14:textId="77777777" w:rsidR="00A450C5" w:rsidRPr="00A450C5" w:rsidRDefault="00A450C5" w:rsidP="00A450C5">
      <w:pPr>
        <w:rPr>
          <w:b/>
          <w:bCs/>
        </w:rPr>
      </w:pPr>
      <w:r w:rsidRPr="00A450C5">
        <w:rPr>
          <w:b/>
          <w:bCs/>
        </w:rPr>
        <w:lastRenderedPageBreak/>
        <w:t>3. Information Blocking and Digital Identity</w:t>
      </w:r>
    </w:p>
    <w:p w14:paraId="2309414C" w14:textId="77777777" w:rsidR="00A450C5" w:rsidRPr="00D7265B" w:rsidRDefault="00A450C5" w:rsidP="00A450C5">
      <w:pPr>
        <w:rPr>
          <w:b/>
          <w:bCs/>
        </w:rPr>
      </w:pPr>
      <w:r w:rsidRPr="00D7265B">
        <w:rPr>
          <w:b/>
          <w:bCs/>
        </w:rPr>
        <w:t>PC-13. How can CMS encourage patients and caregivers to submit information blocking complaints to ASTP/ONC's Information Blocking Portal? What would be the impact? Would increasing reporting of complaints advance or negatively impact data exchange?</w:t>
      </w:r>
    </w:p>
    <w:p w14:paraId="0AA12F0C" w14:textId="1432ED24" w:rsidR="7C68774F" w:rsidRPr="008D5C56" w:rsidRDefault="7C68774F" w:rsidP="188149D5">
      <w:r w:rsidRPr="008D5C56">
        <w:t xml:space="preserve">One recommendation to increase participation for patients and caregivers to submit information blocking requests is to provide an API for the Information Blocking Portal. This way applications, EMRs, etc. </w:t>
      </w:r>
      <w:r w:rsidR="00673476">
        <w:t>c</w:t>
      </w:r>
      <w:r w:rsidRPr="008D5C56">
        <w:t xml:space="preserve">an automatically submit a </w:t>
      </w:r>
      <w:r w:rsidR="69BEB641">
        <w:t>complaint</w:t>
      </w:r>
      <w:r w:rsidRPr="008D5C56">
        <w:t xml:space="preserve"> containing the details and metadata of their request over the network. </w:t>
      </w:r>
      <w:r w:rsidR="48746740" w:rsidRPr="008D5C56">
        <w:t xml:space="preserve">Patient facing applications and patient portals could natively embed a workflow that allows patients to submit a complaint. </w:t>
      </w:r>
      <w:r w:rsidR="48746740">
        <w:t>Similar</w:t>
      </w:r>
      <w:r w:rsidR="626B29FB">
        <w:t>ly</w:t>
      </w:r>
      <w:r w:rsidR="48746740" w:rsidRPr="008D5C56">
        <w:t xml:space="preserve">, </w:t>
      </w:r>
      <w:proofErr w:type="gramStart"/>
      <w:r w:rsidR="48746740" w:rsidRPr="008D5C56">
        <w:t>provider</w:t>
      </w:r>
      <w:proofErr w:type="gramEnd"/>
      <w:r w:rsidR="48746740" w:rsidRPr="008D5C56">
        <w:t xml:space="preserve"> facing applications and EMRs could do the same.</w:t>
      </w:r>
    </w:p>
    <w:p w14:paraId="6FA7B0AC" w14:textId="5BA046B4" w:rsidR="48746740" w:rsidRPr="008D5C56" w:rsidRDefault="48746740" w:rsidP="188149D5">
      <w:r w:rsidRPr="008D5C56">
        <w:t>However, without a nationwide campaign for proper education for patients and providers</w:t>
      </w:r>
      <w:r w:rsidR="00675175">
        <w:t>,</w:t>
      </w:r>
      <w:r w:rsidRPr="008D5C56">
        <w:t xml:space="preserve"> </w:t>
      </w:r>
      <w:r w:rsidRPr="008D5C56">
        <w:t>the portal could be overwhelmed by incorrect reports of information blocking, which would make it more difficult to find legitimate instances of it.</w:t>
      </w:r>
      <w:r w:rsidR="7C68774F" w:rsidRPr="008D5C56">
        <w:t xml:space="preserve"> </w:t>
      </w:r>
    </w:p>
    <w:p w14:paraId="351AD3DB" w14:textId="77777777" w:rsidR="00A450C5" w:rsidRPr="00D7265B" w:rsidRDefault="00A450C5" w:rsidP="00A450C5">
      <w:pPr>
        <w:rPr>
          <w:b/>
          <w:bCs/>
        </w:rPr>
      </w:pPr>
      <w:r w:rsidRPr="00D7265B">
        <w:rPr>
          <w:b/>
          <w:bCs/>
        </w:rPr>
        <w:t>PC-14. Regarding digital identity credentials (for example, CLEAR, Login.gov, ID.me, other NIST 800-63-3 IAL2/AAL2 credentialing service providers (CSP)):</w:t>
      </w:r>
    </w:p>
    <w:p w14:paraId="4BDF322F" w14:textId="55223926" w:rsidR="7FC2C130" w:rsidRPr="008D5C56" w:rsidRDefault="7FC2C130" w:rsidP="188149D5">
      <w:r w:rsidRPr="008D5C56">
        <w:t xml:space="preserve">Patients generally do not have a single provider throughout their lifetime. Their providers change as they go from pediatric providers to adult providers. In addition, older patients with chronic conditions may go to specialists across many different areas. Each of these providers will likely have a different patient portal. It’s tough for patients to manage different credentials across </w:t>
      </w:r>
      <w:r w:rsidR="52826D2C">
        <w:t>organization</w:t>
      </w:r>
      <w:r w:rsidR="77618C47">
        <w:t>s</w:t>
      </w:r>
      <w:r w:rsidRPr="008D5C56">
        <w:t xml:space="preserve"> let alone </w:t>
      </w:r>
      <w:proofErr w:type="gramStart"/>
      <w:r w:rsidRPr="008D5C56">
        <w:t>aggregating</w:t>
      </w:r>
      <w:proofErr w:type="gramEnd"/>
      <w:r w:rsidRPr="008D5C56">
        <w:t xml:space="preserve"> them to a single platform.</w:t>
      </w:r>
    </w:p>
    <w:p w14:paraId="516AF45F" w14:textId="76323972" w:rsidR="7FC2C130" w:rsidRPr="008D5C56" w:rsidRDefault="7FC2C130" w:rsidP="188149D5">
      <w:r w:rsidRPr="008D5C56">
        <w:t xml:space="preserve">New technologies such as CLEAR, ID.me, etc. </w:t>
      </w:r>
      <w:r w:rsidR="2D27598D">
        <w:t>u</w:t>
      </w:r>
      <w:r w:rsidR="52826D2C">
        <w:t>se</w:t>
      </w:r>
      <w:r w:rsidRPr="008D5C56">
        <w:t xml:space="preserve"> a combination of identity cards and biometric data (i.e. taking a selfie from your phone). These technologies can be used to uniquely identify a patient. </w:t>
      </w:r>
      <w:r w:rsidR="00971280" w:rsidRPr="008D5C56">
        <w:t>Patients</w:t>
      </w:r>
      <w:r w:rsidRPr="008D5C56">
        <w:t xml:space="preserve"> can use them to validate their identity so they can pull their medical records from the EMRs directly. We’ve seen athenahealth recently implement the IAS use-case to use CLEAR to validate identity instead of remembering patient portal credentials.</w:t>
      </w:r>
    </w:p>
    <w:p w14:paraId="616C7B9E" w14:textId="79020CA4" w:rsidR="7FC2C130" w:rsidRPr="008D5C56" w:rsidRDefault="7FC2C130" w:rsidP="188149D5">
      <w:r w:rsidRPr="008D5C56">
        <w:t>CMS could work with these identity providers to set frameworks for Medicare and Medicaid patients to use their applications to manage their medical records. Providers may need help from their EMR vendor to support IAS workflows that are powered by digital identity credentials such as CLEAR, ID.me, etc. Once the vendors support this flow, providers organizations would need to be educated on how to deploy this new workflow with their patients.</w:t>
      </w:r>
    </w:p>
    <w:p w14:paraId="3902824F" w14:textId="6769064D" w:rsidR="7FC2C130" w:rsidRPr="008D5C56" w:rsidRDefault="7FC2C130" w:rsidP="188149D5">
      <w:r w:rsidRPr="008D5C56">
        <w:lastRenderedPageBreak/>
        <w:t>One potential downside is that patient portals are often more than just viewers of a patient’s historical record. Patients also use them to schedule appointments, message their providers, or order refills. If IAS is implemented for reading data only, patients may still need to maintain multiple logins for other functions. If IAS workflows can also use FHIR resources for reading and writing back data, patient centric applications could leverage those APIs to also schedule appointments, message providers, and order prescription refills.</w:t>
      </w:r>
    </w:p>
    <w:p w14:paraId="73CAC63E" w14:textId="1AEB9C2A" w:rsidR="7FC2C130" w:rsidRPr="008D5C56" w:rsidRDefault="7FC2C130" w:rsidP="188149D5">
      <w:r w:rsidRPr="008D5C56">
        <w:t xml:space="preserve">Another downside is that these workflows typically require smartphones or other biometric devices. </w:t>
      </w:r>
      <w:r w:rsidR="00971280" w:rsidRPr="008D5C56">
        <w:t>Patients</w:t>
      </w:r>
      <w:r w:rsidRPr="008D5C56">
        <w:t xml:space="preserve"> who do not have access to them may be left out and still need access to their patient portal credentials.</w:t>
      </w:r>
    </w:p>
    <w:p w14:paraId="4400BD5B" w14:textId="255C92C9" w:rsidR="7FC2C130" w:rsidRPr="008D5C56" w:rsidRDefault="7FC2C130" w:rsidP="188149D5">
      <w:r w:rsidRPr="008D5C56">
        <w:t>Balancing privacy with convenience to data is also key. CMS could have a tiered access approach. Where non-sensitive data requires IAL-1 verification and sensitive data requires IAL-2 data or higher.</w:t>
      </w:r>
    </w:p>
    <w:p w14:paraId="23A03441" w14:textId="36DEE042" w:rsidR="188149D5" w:rsidRDefault="188149D5"/>
    <w:p w14:paraId="55AA249B" w14:textId="44869316" w:rsidR="00A450C5" w:rsidRPr="00A450C5" w:rsidRDefault="00A450C5" w:rsidP="00A450C5">
      <w:pPr>
        <w:rPr>
          <w:b/>
          <w:bCs/>
        </w:rPr>
      </w:pPr>
      <w:r w:rsidRPr="00A450C5">
        <w:rPr>
          <w:b/>
          <w:bCs/>
        </w:rPr>
        <w:t>C. Providers</w:t>
      </w:r>
    </w:p>
    <w:p w14:paraId="3851BC5F" w14:textId="00E4D7FC" w:rsidR="4BE1EF58" w:rsidRPr="00F54EE1" w:rsidRDefault="00A450C5">
      <w:pPr>
        <w:rPr>
          <w:b/>
        </w:rPr>
      </w:pPr>
      <w:r w:rsidRPr="007260E5">
        <w:rPr>
          <w:b/>
          <w:bCs/>
        </w:rPr>
        <w:t xml:space="preserve">This section is intended for all stakeholders to provide input on questions as they relate to use cases and workflows that involve providers. While we certainly want providers to answer questions in this section (and in other sections) from the </w:t>
      </w:r>
      <w:proofErr w:type="gramStart"/>
      <w:r w:rsidRPr="007260E5">
        <w:rPr>
          <w:b/>
          <w:bCs/>
        </w:rPr>
        <w:t>provider</w:t>
      </w:r>
      <w:proofErr w:type="gramEnd"/>
      <w:r w:rsidRPr="007260E5">
        <w:rPr>
          <w:b/>
          <w:bCs/>
        </w:rPr>
        <w:t xml:space="preserve"> point of view, we also invite all stakeholders to provide their viewpoints on the </w:t>
      </w:r>
      <w:proofErr w:type="gramStart"/>
      <w:r w:rsidRPr="007260E5">
        <w:rPr>
          <w:b/>
          <w:bCs/>
        </w:rPr>
        <w:t>provider</w:t>
      </w:r>
      <w:proofErr w:type="gramEnd"/>
      <w:r w:rsidRPr="007260E5">
        <w:rPr>
          <w:b/>
          <w:bCs/>
        </w:rPr>
        <w:t xml:space="preserve"> workflows as appropriate. </w:t>
      </w:r>
    </w:p>
    <w:p w14:paraId="778C2536" w14:textId="195FA850" w:rsidR="000522EE" w:rsidRDefault="003E0E1E" w:rsidP="00A450C5">
      <w:r w:rsidRPr="008D5C56">
        <w:t xml:space="preserve">ELLKAY is not a provider organization. However, ELLKAY provides applications to provider organizations such as our LKOpera </w:t>
      </w:r>
      <w:r w:rsidR="00D07A89" w:rsidRPr="008D5C56">
        <w:t>platform for interoperability and our LKOasis platform for data management. ELLKAY also works with digital</w:t>
      </w:r>
      <w:r w:rsidR="00B93CC1" w:rsidRPr="008D5C56">
        <w:t xml:space="preserve"> health applications </w:t>
      </w:r>
      <w:r w:rsidR="00D07A89" w:rsidRPr="008D5C56">
        <w:t xml:space="preserve">to </w:t>
      </w:r>
      <w:r w:rsidR="00B93CC1" w:rsidRPr="008D5C56">
        <w:t>integrate them with various clinical systems</w:t>
      </w:r>
      <w:r w:rsidR="003F6E51" w:rsidRPr="008D5C56">
        <w:t xml:space="preserve">. </w:t>
      </w:r>
      <w:r w:rsidR="00EA075E" w:rsidRPr="008D5C56">
        <w:t xml:space="preserve">Most digital health </w:t>
      </w:r>
      <w:r w:rsidR="00DD7BFC" w:rsidRPr="008D5C56">
        <w:t>applications we work with</w:t>
      </w:r>
      <w:r w:rsidR="62020B9D" w:rsidRPr="008D5C56">
        <w:t xml:space="preserve"> integrate directly with provider organizations</w:t>
      </w:r>
      <w:r w:rsidR="17F9890F" w:rsidRPr="008D5C56">
        <w:t>.</w:t>
      </w:r>
    </w:p>
    <w:p w14:paraId="0E91FCFF" w14:textId="77777777" w:rsidR="00A450C5" w:rsidRPr="007260E5" w:rsidRDefault="00A450C5" w:rsidP="00A450C5">
      <w:pPr>
        <w:rPr>
          <w:b/>
          <w:bCs/>
        </w:rPr>
      </w:pPr>
      <w:r w:rsidRPr="007260E5">
        <w:rPr>
          <w:b/>
          <w:bCs/>
        </w:rPr>
        <w:t>1. Digital Health Apps</w:t>
      </w:r>
    </w:p>
    <w:p w14:paraId="11A3749E" w14:textId="77777777" w:rsidR="00A450C5" w:rsidRPr="007260E5" w:rsidRDefault="00A450C5" w:rsidP="00A450C5">
      <w:pPr>
        <w:rPr>
          <w:b/>
          <w:bCs/>
        </w:rPr>
      </w:pPr>
      <w:r w:rsidRPr="007260E5">
        <w:rPr>
          <w:b/>
          <w:bCs/>
        </w:rPr>
        <w:t>PR-1. What can CMS and its partners do to encourage providers, including those in rural areas, to leverage approved (see description in PC-5) digital health products for their patients?</w:t>
      </w:r>
    </w:p>
    <w:p w14:paraId="64D91DD9" w14:textId="1D9AA6C8" w:rsidR="1F1772BD" w:rsidRDefault="1F1772BD">
      <w:r>
        <w:t>&lt;This is PC-5&gt;</w:t>
      </w:r>
    </w:p>
    <w:p w14:paraId="4B3EEBD6" w14:textId="00434FB2" w:rsidR="1F1772BD" w:rsidRPr="007260E5" w:rsidRDefault="1F1772BD">
      <w:pPr>
        <w:rPr>
          <w:b/>
          <w:bCs/>
        </w:rPr>
      </w:pPr>
      <w:r w:rsidRPr="007260E5">
        <w:rPr>
          <w:b/>
          <w:bCs/>
        </w:rPr>
        <w:t>a. What role, if any</w:t>
      </w:r>
      <w:proofErr w:type="gramStart"/>
      <w:r w:rsidRPr="007260E5">
        <w:rPr>
          <w:b/>
          <w:bCs/>
        </w:rPr>
        <w:t>, should</w:t>
      </w:r>
      <w:proofErr w:type="gramEnd"/>
      <w:r w:rsidRPr="007260E5">
        <w:rPr>
          <w:b/>
          <w:bCs/>
        </w:rPr>
        <w:t xml:space="preserve"> CMS have in reviewing or approving digital health products </w:t>
      </w:r>
      <w:proofErr w:type="gramStart"/>
      <w:r w:rsidRPr="007260E5">
        <w:rPr>
          <w:b/>
          <w:bCs/>
        </w:rPr>
        <w:t>on the basis of</w:t>
      </w:r>
      <w:proofErr w:type="gramEnd"/>
      <w:r w:rsidRPr="007260E5">
        <w:rPr>
          <w:b/>
          <w:bCs/>
        </w:rPr>
        <w:t xml:space="preserve"> their efficacy, quality or impact or both on health outcomes (not approving in the sense of a coverage determination)? What criteria should be used if </w:t>
      </w:r>
      <w:r w:rsidRPr="007260E5">
        <w:rPr>
          <w:b/>
          <w:bCs/>
        </w:rPr>
        <w:lastRenderedPageBreak/>
        <w:t>there is a review process? What technology solutions, policy changes, or program design changes can increase patient and caregiver adoption of digital health products (for example, enhancements to data access, reimbursement adjustments, or new beneficiary communications)?</w:t>
      </w:r>
    </w:p>
    <w:p w14:paraId="04330470" w14:textId="14717197" w:rsidR="53E0264B" w:rsidRDefault="53E0264B">
      <w:pPr>
        <w:rPr>
          <w:rFonts w:ascii="Aptos" w:eastAsia="Aptos" w:hAnsi="Aptos" w:cs="Aptos"/>
        </w:rPr>
      </w:pPr>
      <w:r w:rsidRPr="704A2881">
        <w:rPr>
          <w:rFonts w:ascii="Aptos" w:eastAsia="Aptos" w:hAnsi="Aptos" w:cs="Aptos"/>
        </w:rPr>
        <w:t>One of the most common questions providers ask when adopting a new digital health application is, “Does this integrate natively with my EMR</w:t>
      </w:r>
      <w:r w:rsidRPr="041FB321">
        <w:rPr>
          <w:rFonts w:ascii="Aptos" w:eastAsia="Aptos" w:hAnsi="Aptos" w:cs="Aptos"/>
        </w:rPr>
        <w:t>?”</w:t>
      </w:r>
      <w:r w:rsidR="149D8D83" w:rsidRPr="041FB321">
        <w:rPr>
          <w:rFonts w:ascii="Aptos" w:eastAsia="Aptos" w:hAnsi="Aptos" w:cs="Aptos"/>
        </w:rPr>
        <w:t>.</w:t>
      </w:r>
      <w:r w:rsidRPr="704A2881">
        <w:rPr>
          <w:rFonts w:ascii="Aptos" w:eastAsia="Aptos" w:hAnsi="Aptos" w:cs="Aptos"/>
        </w:rPr>
        <w:t xml:space="preserve"> </w:t>
      </w:r>
      <w:r w:rsidRPr="704A2881">
        <w:rPr>
          <w:rFonts w:ascii="Aptos" w:eastAsia="Aptos" w:hAnsi="Aptos" w:cs="Aptos"/>
        </w:rPr>
        <w:t>While some EMRs have established certification programs to validate workflow integration, others are still evolving in this area. CMS could play a key role by identifying high-impact use cases</w:t>
      </w:r>
      <w:r w:rsidR="4E245577" w:rsidRPr="27B5574E">
        <w:rPr>
          <w:rFonts w:ascii="Aptos" w:eastAsia="Aptos" w:hAnsi="Aptos" w:cs="Aptos"/>
        </w:rPr>
        <w:t xml:space="preserve"> </w:t>
      </w:r>
      <w:r w:rsidRPr="704A2881">
        <w:rPr>
          <w:rFonts w:ascii="Aptos" w:eastAsia="Aptos" w:hAnsi="Aptos" w:cs="Aptos"/>
        </w:rPr>
        <w:t>such as AI-powered clinical documentation, patient scheduling and intake, and population health management</w:t>
      </w:r>
      <w:r w:rsidR="4DEB447B" w:rsidRPr="79582E2C">
        <w:rPr>
          <w:rFonts w:ascii="Aptos" w:eastAsia="Aptos" w:hAnsi="Aptos" w:cs="Aptos"/>
        </w:rPr>
        <w:t xml:space="preserve"> </w:t>
      </w:r>
      <w:r w:rsidRPr="704A2881">
        <w:rPr>
          <w:rFonts w:ascii="Aptos" w:eastAsia="Aptos" w:hAnsi="Aptos" w:cs="Aptos"/>
        </w:rPr>
        <w:t>and defining the standard APIs and interfaces necessary for seamless integration with EMRs. Building on this, CMS could establish a separate certification process for digital health solutions to ensure they meet interoperability standards and can integrate effectively within clinical workflows.</w:t>
      </w:r>
    </w:p>
    <w:p w14:paraId="46BD8ACB" w14:textId="77777777" w:rsidR="00A450C5" w:rsidRPr="007260E5" w:rsidRDefault="00A450C5" w:rsidP="00A450C5">
      <w:pPr>
        <w:rPr>
          <w:b/>
          <w:bCs/>
        </w:rPr>
      </w:pPr>
      <w:r w:rsidRPr="007260E5">
        <w:rPr>
          <w:b/>
          <w:bCs/>
        </w:rPr>
        <w:t>a. What are the current obstacles?</w:t>
      </w:r>
    </w:p>
    <w:p w14:paraId="41AB2552" w14:textId="3D2E2D4E" w:rsidR="63BFE8B5" w:rsidRPr="000522EE" w:rsidRDefault="63BFE8B5" w:rsidP="62A346B2">
      <w:r w:rsidRPr="000522EE">
        <w:t xml:space="preserve">These tools require data outside </w:t>
      </w:r>
      <w:r w:rsidRPr="000522EE">
        <w:t>the current implementation</w:t>
      </w:r>
      <w:r w:rsidR="20CC87FE">
        <w:t xml:space="preserve"> of USCDI on FHIR</w:t>
      </w:r>
      <w:r>
        <w:t>.</w:t>
      </w:r>
      <w:r w:rsidRPr="000522EE">
        <w:t xml:space="preserve"> Such as writing back clinical data, retrieving open </w:t>
      </w:r>
      <w:r w:rsidR="57E4FAD7">
        <w:t xml:space="preserve">appointment </w:t>
      </w:r>
      <w:r w:rsidRPr="000522EE">
        <w:t xml:space="preserve">slots, and writing back care gaps. </w:t>
      </w:r>
    </w:p>
    <w:p w14:paraId="7C54C21B" w14:textId="67620619" w:rsidR="77B7D88A" w:rsidRPr="000522EE" w:rsidRDefault="77B7D88A" w:rsidP="62A346B2">
      <w:r w:rsidRPr="000522EE">
        <w:t xml:space="preserve">The current obstacles in implementing innovative applications within workflows is that the standards need to catch up to the applications. As a result, these applications end up using some level of </w:t>
      </w:r>
      <w:r w:rsidR="7E15D3B1" w:rsidRPr="000522EE">
        <w:t>non-standard means such as RPA (robotic process automation) or direct database integrations.</w:t>
      </w:r>
    </w:p>
    <w:p w14:paraId="6EB67248" w14:textId="4C15EB4B" w:rsidR="6EA9C44D" w:rsidRPr="000522EE" w:rsidRDefault="6EA9C44D" w:rsidP="62A346B2">
      <w:r w:rsidRPr="000522EE">
        <w:t>These obstacles could be mitigated by reviewing the data requirements these innovative applications require and ensuring that certified systems are able to provide the mechanisms for integration either HL7 or FHIR APIs.</w:t>
      </w:r>
    </w:p>
    <w:p w14:paraId="70826CD4" w14:textId="77777777" w:rsidR="00A450C5" w:rsidRPr="007260E5" w:rsidRDefault="00A450C5" w:rsidP="00A450C5">
      <w:pPr>
        <w:rPr>
          <w:b/>
          <w:bCs/>
        </w:rPr>
      </w:pPr>
      <w:r w:rsidRPr="007260E5">
        <w:rPr>
          <w:b/>
          <w:bCs/>
        </w:rPr>
        <w:t>b. What information should providers share with patients when using digital products in the provision of their care?</w:t>
      </w:r>
    </w:p>
    <w:p w14:paraId="3FA87765" w14:textId="373235FA" w:rsidR="34F36EA6" w:rsidRPr="000522EE" w:rsidRDefault="34F36EA6" w:rsidP="0DEC6D0C">
      <w:r w:rsidRPr="000522EE">
        <w:t>N/A</w:t>
      </w:r>
    </w:p>
    <w:p w14:paraId="5695EE1C" w14:textId="77777777" w:rsidR="00A450C5" w:rsidRPr="007260E5" w:rsidRDefault="00A450C5" w:rsidP="00A450C5">
      <w:pPr>
        <w:rPr>
          <w:b/>
          <w:bCs/>
        </w:rPr>
      </w:pPr>
      <w:r w:rsidRPr="007260E5">
        <w:rPr>
          <w:b/>
          <w:bCs/>
        </w:rPr>
        <w:t xml:space="preserve">c. What responsibilities do providers have when recommending </w:t>
      </w:r>
      <w:proofErr w:type="gramStart"/>
      <w:r w:rsidRPr="007260E5">
        <w:rPr>
          <w:b/>
          <w:bCs/>
        </w:rPr>
        <w:t>use</w:t>
      </w:r>
      <w:proofErr w:type="gramEnd"/>
      <w:r w:rsidRPr="007260E5">
        <w:rPr>
          <w:b/>
          <w:bCs/>
        </w:rPr>
        <w:t xml:space="preserve"> of a digital product by a patient?</w:t>
      </w:r>
    </w:p>
    <w:p w14:paraId="40853845" w14:textId="2D4268A1" w:rsidR="6212997C" w:rsidRPr="000522EE" w:rsidRDefault="6212997C" w:rsidP="0DEC6D0C">
      <w:r w:rsidRPr="000522EE">
        <w:t>N/A</w:t>
      </w:r>
    </w:p>
    <w:p w14:paraId="50DC93FE" w14:textId="77777777" w:rsidR="00A450C5" w:rsidRPr="007260E5" w:rsidRDefault="00A450C5" w:rsidP="00A450C5">
      <w:pPr>
        <w:rPr>
          <w:b/>
          <w:bCs/>
        </w:rPr>
      </w:pPr>
      <w:r w:rsidRPr="007260E5">
        <w:rPr>
          <w:b/>
          <w:bCs/>
        </w:rPr>
        <w:t>PR-2. What are obstacles that prevent development, deployment, or effective utilization of the most useful and innovative applications for physician workflows, such as quality measurement reporting, clinical documentation, and billing tasks? How could these obstacles be mitigated?</w:t>
      </w:r>
    </w:p>
    <w:p w14:paraId="70850DF1" w14:textId="0D03D322" w:rsidR="3782D009" w:rsidRPr="000522EE" w:rsidRDefault="3782D009" w:rsidP="0DEC6D0C">
      <w:r w:rsidRPr="000522EE">
        <w:lastRenderedPageBreak/>
        <w:t xml:space="preserve">In our experience with quality measures and billing integration, the data </w:t>
      </w:r>
      <w:r w:rsidR="598DB69A" w:rsidRPr="000522EE">
        <w:t xml:space="preserve">required </w:t>
      </w:r>
      <w:r w:rsidRPr="000522EE">
        <w:t>is fragmented in disparate systems. T</w:t>
      </w:r>
      <w:r w:rsidR="05962858" w:rsidRPr="000522EE">
        <w:t xml:space="preserve">he breadth of data needed is also significant. </w:t>
      </w:r>
      <w:r w:rsidR="05962858">
        <w:t>Most system implementation</w:t>
      </w:r>
      <w:r w:rsidR="387560CF">
        <w:t>s</w:t>
      </w:r>
      <w:r w:rsidR="05962858" w:rsidRPr="000522EE">
        <w:t xml:space="preserve"> of FHIR </w:t>
      </w:r>
      <w:proofErr w:type="gramStart"/>
      <w:r w:rsidR="05962858" w:rsidRPr="000522EE">
        <w:t>lacks</w:t>
      </w:r>
      <w:proofErr w:type="gramEnd"/>
      <w:r w:rsidR="05962858" w:rsidRPr="000522EE">
        <w:t xml:space="preserve"> the data required for these use-cases. We’ve seen applications integrate through custom methods or implem</w:t>
      </w:r>
      <w:r w:rsidR="43157AFE" w:rsidRPr="000522EE">
        <w:t xml:space="preserve">ent a complex integration that’s a mix of FHIR, interfaces, and </w:t>
      </w:r>
      <w:r w:rsidR="05962858" w:rsidRPr="000522EE">
        <w:t xml:space="preserve">proprietary APIs that </w:t>
      </w:r>
      <w:r w:rsidR="555177A0" w:rsidRPr="000522EE">
        <w:t>invariably drives up the cost of the integration</w:t>
      </w:r>
      <w:r w:rsidR="668533A7">
        <w:t xml:space="preserve"> and maintenance. </w:t>
      </w:r>
    </w:p>
    <w:p w14:paraId="39265FB9" w14:textId="77777777" w:rsidR="00A450C5" w:rsidRPr="007260E5" w:rsidRDefault="00A450C5" w:rsidP="00A450C5">
      <w:pPr>
        <w:rPr>
          <w:b/>
          <w:bCs/>
        </w:rPr>
      </w:pPr>
      <w:r w:rsidRPr="007260E5">
        <w:rPr>
          <w:b/>
          <w:bCs/>
        </w:rPr>
        <w:t xml:space="preserve">PR-3. How important is it for healthcare delivery and interoperability in urban and rural areas that all data in an EHR system be accessible for exchange, regardless of storage format (for example, scanned documents, faxed records, lab results, free text notes, structured data fields)? Please address </w:t>
      </w:r>
      <w:proofErr w:type="gramStart"/>
      <w:r w:rsidRPr="007260E5">
        <w:rPr>
          <w:b/>
          <w:bCs/>
        </w:rPr>
        <w:t>all of</w:t>
      </w:r>
      <w:proofErr w:type="gramEnd"/>
      <w:r w:rsidRPr="007260E5">
        <w:rPr>
          <w:b/>
          <w:bCs/>
        </w:rPr>
        <w:t xml:space="preserve"> the following:</w:t>
      </w:r>
    </w:p>
    <w:p w14:paraId="7928B29E" w14:textId="6B7780EF" w:rsidR="00BB32E6" w:rsidRPr="007260E5" w:rsidRDefault="00BB32E6" w:rsidP="00BB32E6">
      <w:pPr>
        <w:rPr>
          <w:b/>
          <w:bCs/>
        </w:rPr>
      </w:pPr>
      <w:r w:rsidRPr="007260E5">
        <w:rPr>
          <w:b/>
          <w:bCs/>
        </w:rPr>
        <w:t>a. Current challenges in accessing different data formats.</w:t>
      </w:r>
    </w:p>
    <w:p w14:paraId="295952A8" w14:textId="77777777" w:rsidR="00BB32E6" w:rsidRPr="007260E5" w:rsidRDefault="00BB32E6" w:rsidP="00BB32E6">
      <w:pPr>
        <w:rPr>
          <w:b/>
          <w:bCs/>
        </w:rPr>
      </w:pPr>
      <w:r w:rsidRPr="007260E5">
        <w:rPr>
          <w:b/>
          <w:bCs/>
        </w:rPr>
        <w:t xml:space="preserve">b. Impact on </w:t>
      </w:r>
      <w:proofErr w:type="gramStart"/>
      <w:r w:rsidRPr="007260E5">
        <w:rPr>
          <w:b/>
          <w:bCs/>
        </w:rPr>
        <w:t>patient care quality</w:t>
      </w:r>
      <w:proofErr w:type="gramEnd"/>
      <w:r w:rsidRPr="007260E5">
        <w:rPr>
          <w:b/>
          <w:bCs/>
        </w:rPr>
        <w:t>.</w:t>
      </w:r>
    </w:p>
    <w:p w14:paraId="62C4C93A" w14:textId="77777777" w:rsidR="00BB32E6" w:rsidRPr="007260E5" w:rsidRDefault="00BB32E6" w:rsidP="00BB32E6">
      <w:pPr>
        <w:rPr>
          <w:b/>
          <w:bCs/>
        </w:rPr>
      </w:pPr>
      <w:r w:rsidRPr="007260E5">
        <w:rPr>
          <w:b/>
          <w:bCs/>
        </w:rPr>
        <w:t xml:space="preserve">c. </w:t>
      </w:r>
      <w:proofErr w:type="gramStart"/>
      <w:r w:rsidRPr="007260E5">
        <w:rPr>
          <w:b/>
          <w:bCs/>
        </w:rPr>
        <w:t>Technical</w:t>
      </w:r>
      <w:proofErr w:type="gramEnd"/>
      <w:r w:rsidRPr="007260E5">
        <w:rPr>
          <w:b/>
          <w:bCs/>
        </w:rPr>
        <w:t xml:space="preserve"> barriers to full data accessibility.</w:t>
      </w:r>
    </w:p>
    <w:p w14:paraId="326899E0" w14:textId="77777777" w:rsidR="00BB32E6" w:rsidRPr="007260E5" w:rsidRDefault="00BB32E6" w:rsidP="00BB32E6">
      <w:pPr>
        <w:rPr>
          <w:b/>
          <w:bCs/>
        </w:rPr>
      </w:pPr>
      <w:r w:rsidRPr="007260E5">
        <w:rPr>
          <w:b/>
          <w:bCs/>
        </w:rPr>
        <w:t>d. Cost or privacy implications of making all data formats interoperable.</w:t>
      </w:r>
    </w:p>
    <w:p w14:paraId="71E3FE1D" w14:textId="2964ACD4" w:rsidR="00BB32E6" w:rsidRPr="007260E5" w:rsidRDefault="00BB32E6" w:rsidP="00BB32E6">
      <w:pPr>
        <w:rPr>
          <w:b/>
          <w:bCs/>
        </w:rPr>
      </w:pPr>
      <w:r w:rsidRPr="007260E5">
        <w:rPr>
          <w:b/>
          <w:bCs/>
        </w:rPr>
        <w:t>e. Priority level compared to other interoperability needs.</w:t>
      </w:r>
    </w:p>
    <w:p w14:paraId="298616F1" w14:textId="046B663A" w:rsidR="004FA3B4" w:rsidRPr="000522EE" w:rsidRDefault="004FA3B4" w:rsidP="1AE4FF0F">
      <w:r w:rsidRPr="000522EE">
        <w:t xml:space="preserve">With the advent of new AI and NLP applications in areas such as population health, quality measures, and </w:t>
      </w:r>
      <w:proofErr w:type="gramStart"/>
      <w:r w:rsidRPr="000522EE">
        <w:t>value based</w:t>
      </w:r>
      <w:proofErr w:type="gramEnd"/>
      <w:r w:rsidRPr="000522EE">
        <w:t xml:space="preserve"> care, it is important to get </w:t>
      </w:r>
      <w:r w:rsidR="7E02C249" w:rsidRPr="000522EE">
        <w:t xml:space="preserve">both structured and unstructured data. NLP and AI can now process, normalize, and glean insights from unstructured data. The current challenge in getting structured data is that some </w:t>
      </w:r>
      <w:r w:rsidR="4E589A1C" w:rsidRPr="000522EE">
        <w:t xml:space="preserve">systems in rural areas particularly do not have robust FHIR APIs or API programs. In other areas, a combination of HL7 and FHIR is needed to get a high-level of breadth and </w:t>
      </w:r>
      <w:r w:rsidR="21796B6E">
        <w:t>dep</w:t>
      </w:r>
      <w:r w:rsidR="2D1FD5EB">
        <w:t>th</w:t>
      </w:r>
      <w:r w:rsidR="4E589A1C" w:rsidRPr="000522EE">
        <w:t xml:space="preserve"> of data.</w:t>
      </w:r>
    </w:p>
    <w:p w14:paraId="6B397D9C" w14:textId="315C8CF8" w:rsidR="4E589A1C" w:rsidRPr="000522EE" w:rsidRDefault="4E589A1C" w:rsidP="1AE4FF0F">
      <w:r w:rsidRPr="000522EE">
        <w:t xml:space="preserve">Retrieving unstructured data is also challenging due to the size of the data. Encounter notes, scanned documents, etc. </w:t>
      </w:r>
      <w:r w:rsidR="00650A5A">
        <w:t>c</w:t>
      </w:r>
      <w:r w:rsidR="681D5D05" w:rsidRPr="000522EE">
        <w:t xml:space="preserve">an take weeks to months to process if </w:t>
      </w:r>
      <w:r w:rsidR="00DD2B39" w:rsidRPr="000522EE">
        <w:t>pulled</w:t>
      </w:r>
      <w:r w:rsidR="681D5D05" w:rsidRPr="000522EE">
        <w:t xml:space="preserve"> on a per-patient basis through FHIR APIs that point to an </w:t>
      </w:r>
      <w:r w:rsidR="7E9E5A47">
        <w:t>EMR</w:t>
      </w:r>
      <w:r w:rsidR="160B5D7A">
        <w:t>’</w:t>
      </w:r>
      <w:r w:rsidR="7E9E5A47">
        <w:t>s</w:t>
      </w:r>
      <w:r w:rsidR="681D5D05" w:rsidRPr="000522EE">
        <w:t xml:space="preserve"> production instance. We’ve found that working with a data repository that has this information is a lot more efficient.</w:t>
      </w:r>
    </w:p>
    <w:p w14:paraId="6909C109" w14:textId="6DEF552F" w:rsidR="681D5D05" w:rsidRPr="000522EE" w:rsidRDefault="681D5D05" w:rsidP="1AE4FF0F">
      <w:r w:rsidRPr="000522EE">
        <w:t xml:space="preserve">Recently applications in the </w:t>
      </w:r>
      <w:proofErr w:type="gramStart"/>
      <w:r w:rsidRPr="000522EE">
        <w:t>value based</w:t>
      </w:r>
      <w:proofErr w:type="gramEnd"/>
      <w:r w:rsidRPr="000522EE">
        <w:t xml:space="preserve"> care space state that they depend on retrieving </w:t>
      </w:r>
      <w:r w:rsidR="04C6A1CD">
        <w:t>unstructured</w:t>
      </w:r>
      <w:r>
        <w:t xml:space="preserve"> data.</w:t>
      </w:r>
      <w:r w:rsidRPr="000522EE">
        <w:t xml:space="preserve"> A lot of the insights required to accurately determine patient care gaps are in the provider’s notes or faxes received in the practice.</w:t>
      </w:r>
      <w:r w:rsidR="5C847111" w:rsidRPr="000522EE">
        <w:t xml:space="preserve"> Value based care applications may not accurately determine patient care gaps if they do not get access to this information.</w:t>
      </w:r>
    </w:p>
    <w:p w14:paraId="2F516D79" w14:textId="269A531C" w:rsidR="3B99F531" w:rsidRPr="000522EE" w:rsidRDefault="3B99F531" w:rsidP="1AE4FF0F">
      <w:r w:rsidRPr="000522EE">
        <w:t>The technical barriers for full data accessibility are tough to address. Healthcare data is the fastest growing area of data</w:t>
      </w:r>
      <w:r w:rsidR="00717E16">
        <w:t>, with</w:t>
      </w:r>
      <w:r w:rsidRPr="000522EE">
        <w:t xml:space="preserve"> growth accounting for 30% of all new data generated. As new data sets become imperative to healthcare like genomic data, there will always be a </w:t>
      </w:r>
      <w:r w:rsidRPr="000522EE">
        <w:lastRenderedPageBreak/>
        <w:t xml:space="preserve">lag </w:t>
      </w:r>
      <w:r w:rsidR="6CF3A6BE" w:rsidRPr="000522EE">
        <w:t>in EMRs developing new APIs or interfaces to access the data. We’ve seen EMRs that provide a data warehouse or view of non-real time data as having the best workaround to give applications access to da</w:t>
      </w:r>
      <w:r w:rsidR="2B597D1F" w:rsidRPr="000522EE">
        <w:t>ta in the interim.</w:t>
      </w:r>
    </w:p>
    <w:p w14:paraId="419E7568" w14:textId="05428D04" w:rsidR="2B597D1F" w:rsidRPr="000522EE" w:rsidRDefault="2B597D1F" w:rsidP="1AE4FF0F">
      <w:r w:rsidRPr="000522EE">
        <w:t xml:space="preserve">However, data warehouse access comes at an additional cost from health IT vendors. This is a challenging problem to solve because providing full access might </w:t>
      </w:r>
      <w:r w:rsidR="12854C43" w:rsidRPr="000522EE">
        <w:t>lead to data privacy issues. We see a middle ground where provider organizations can approve access to specific tables and data specifications to vendors.</w:t>
      </w:r>
    </w:p>
    <w:p w14:paraId="10507D1E" w14:textId="03F5E9B9" w:rsidR="7168E540" w:rsidRPr="000522EE" w:rsidRDefault="7168E540" w:rsidP="1AE4FF0F">
      <w:r w:rsidRPr="000522EE">
        <w:t xml:space="preserve">Currently, we haven’t seen a solution to this problem prioritized compared to other interoperability </w:t>
      </w:r>
      <w:r w:rsidR="2815CB6B" w:rsidRPr="000522EE">
        <w:t>initiatives</w:t>
      </w:r>
      <w:r w:rsidRPr="000522EE">
        <w:t xml:space="preserve"> such as TEFCA, IAS, etc. However, we believe that it will become more important given the number of value-based care solutions that require unstructured data.</w:t>
      </w:r>
    </w:p>
    <w:p w14:paraId="6357E232" w14:textId="77777777" w:rsidR="00A450C5" w:rsidRPr="007260E5" w:rsidRDefault="00A450C5" w:rsidP="00A450C5">
      <w:pPr>
        <w:rPr>
          <w:b/>
          <w:bCs/>
        </w:rPr>
      </w:pPr>
      <w:r w:rsidRPr="007260E5">
        <w:rPr>
          <w:b/>
          <w:bCs/>
        </w:rPr>
        <w:t xml:space="preserve">PR-4. What changes or improvements to standards or policies might be needed for patients' third-party digital products to have access to administrative workflows, such as auto-populating intake forms, viewing provider information and schedules, and making and modifying </w:t>
      </w:r>
      <w:proofErr w:type="gramStart"/>
      <w:r w:rsidRPr="007260E5">
        <w:rPr>
          <w:b/>
          <w:bCs/>
        </w:rPr>
        <w:t>an appointment</w:t>
      </w:r>
      <w:proofErr w:type="gramEnd"/>
      <w:r w:rsidRPr="007260E5">
        <w:rPr>
          <w:b/>
          <w:bCs/>
        </w:rPr>
        <w:t>?</w:t>
      </w:r>
    </w:p>
    <w:p w14:paraId="1529CFF4" w14:textId="10805704" w:rsidR="43AA83CB" w:rsidRPr="000522EE" w:rsidRDefault="43AA83CB" w:rsidP="1AE4FF0F">
      <w:r w:rsidRPr="000522EE">
        <w:t>The implementation of FHIR and proprietary APIs varies greatly between EMRs. Some have FHIR APIs that allow applications to pull schedules, open slots, and book/edit appointments. Some have gone further and have discrete APIs that allow applications to write back intake forms and clinical data.</w:t>
      </w:r>
    </w:p>
    <w:p w14:paraId="519E423C" w14:textId="7F7AB110" w:rsidR="43AA83CB" w:rsidRPr="000522EE" w:rsidRDefault="43AA83CB" w:rsidP="1AE4FF0F">
      <w:r w:rsidRPr="000522EE">
        <w:t xml:space="preserve">A common </w:t>
      </w:r>
      <w:r w:rsidR="44618E8C" w:rsidRPr="000522EE">
        <w:t>complaint</w:t>
      </w:r>
      <w:r w:rsidRPr="000522EE">
        <w:t xml:space="preserve"> amongst patients is the need to fill out intake forms when they’ve arrived for an appointment. We think patients will expect practices to allow them to fill out the forms before they arrive electronically. T</w:t>
      </w:r>
      <w:r w:rsidR="79334A10" w:rsidRPr="000522EE">
        <w:t>his will allow providers more time to review the forms or AI to review and flag anything out of the ordinary.</w:t>
      </w:r>
    </w:p>
    <w:p w14:paraId="137F2D91" w14:textId="1D2377B3" w:rsidR="3C47B477" w:rsidRPr="000522EE" w:rsidRDefault="3C47B477" w:rsidP="1AE4FF0F">
      <w:r w:rsidRPr="000522EE">
        <w:t xml:space="preserve">We believe that the scope of required FHIR APIs will have to expand to include administrative functions such as auto-populating intake forms or reviewing provider information/schedules across all EMRs. </w:t>
      </w:r>
    </w:p>
    <w:p w14:paraId="4C434794" w14:textId="0AD7FF7C" w:rsidR="001E7F6F" w:rsidRPr="00BA6C72" w:rsidRDefault="477F9832" w:rsidP="00A450C5">
      <w:pPr>
        <w:rPr>
          <w:b/>
          <w:bCs/>
        </w:rPr>
      </w:pPr>
      <w:r w:rsidRPr="0ED09785">
        <w:rPr>
          <w:b/>
          <w:bCs/>
        </w:rPr>
        <w:t>2. Data Exchange</w:t>
      </w:r>
      <w:r w:rsidR="7BBFC5FC" w:rsidRPr="0ED09785">
        <w:rPr>
          <w:b/>
          <w:bCs/>
        </w:rPr>
        <w:t xml:space="preserve"> </w:t>
      </w:r>
    </w:p>
    <w:p w14:paraId="188499EE" w14:textId="42FC69C7" w:rsidR="008F033F" w:rsidRPr="007260E5" w:rsidRDefault="00A450C5" w:rsidP="00A450C5">
      <w:pPr>
        <w:rPr>
          <w:b/>
          <w:bCs/>
        </w:rPr>
      </w:pPr>
      <w:r w:rsidRPr="007260E5">
        <w:rPr>
          <w:b/>
          <w:bCs/>
        </w:rPr>
        <w:t>PR-5. Which of the following FHIR APIs and capabilities do you already support or utilize in your provider organization's systems, directly or through an intermediary? For each, describe the transaction model, use case, whether you use individual queries or bulk transactions, and any constraints:</w:t>
      </w:r>
    </w:p>
    <w:p w14:paraId="6D68E88A" w14:textId="6F527410" w:rsidR="00A450C5" w:rsidRPr="007260E5" w:rsidRDefault="00A450C5" w:rsidP="008F033F">
      <w:pPr>
        <w:pStyle w:val="ListParagraph"/>
        <w:numPr>
          <w:ilvl w:val="0"/>
          <w:numId w:val="14"/>
        </w:numPr>
        <w:rPr>
          <w:b/>
          <w:bCs/>
        </w:rPr>
      </w:pPr>
      <w:r w:rsidRPr="007260E5">
        <w:rPr>
          <w:b/>
          <w:bCs/>
        </w:rPr>
        <w:t>Patient Access API.</w:t>
      </w:r>
    </w:p>
    <w:p w14:paraId="05A6E957" w14:textId="0F444EF1" w:rsidR="008F033F" w:rsidRPr="008D561D" w:rsidRDefault="0006708D" w:rsidP="008F033F">
      <w:pPr>
        <w:pStyle w:val="ListParagraph"/>
      </w:pPr>
      <w:r w:rsidRPr="008D561D">
        <w:t xml:space="preserve">N/A </w:t>
      </w:r>
      <w:r w:rsidR="00BA6C72" w:rsidRPr="008D561D">
        <w:t>for ELLKAY</w:t>
      </w:r>
    </w:p>
    <w:p w14:paraId="74CD0B29" w14:textId="6A4D2AD1" w:rsidR="2961F90C" w:rsidRDefault="2961F90C" w:rsidP="2961F90C">
      <w:pPr>
        <w:pStyle w:val="ListParagraph"/>
      </w:pPr>
    </w:p>
    <w:p w14:paraId="6CADE300" w14:textId="7D9336F1" w:rsidR="00A450C5" w:rsidRPr="007260E5" w:rsidRDefault="00A450C5" w:rsidP="002D7566">
      <w:pPr>
        <w:pStyle w:val="ListParagraph"/>
        <w:numPr>
          <w:ilvl w:val="0"/>
          <w:numId w:val="14"/>
        </w:numPr>
        <w:rPr>
          <w:b/>
          <w:bCs/>
        </w:rPr>
      </w:pPr>
      <w:r w:rsidRPr="007260E5">
        <w:rPr>
          <w:b/>
          <w:bCs/>
        </w:rPr>
        <w:lastRenderedPageBreak/>
        <w:t>Standardized API for Patient and Population Services.</w:t>
      </w:r>
    </w:p>
    <w:p w14:paraId="3B711DDB" w14:textId="4DA815CB" w:rsidR="002D7566" w:rsidRPr="008D561D" w:rsidRDefault="00C64D5E" w:rsidP="002D7566">
      <w:pPr>
        <w:pStyle w:val="ListParagraph"/>
      </w:pPr>
      <w:r w:rsidRPr="008D561D">
        <w:t>ELLKAY supports population and patient-level data exchange via FHIR APIs and intermediaries, using both individual and bulk queries depending on partner capabilities.</w:t>
      </w:r>
    </w:p>
    <w:p w14:paraId="051CBCC0" w14:textId="6D5DFE0E" w:rsidR="2961F90C" w:rsidRDefault="2961F90C" w:rsidP="2961F90C">
      <w:pPr>
        <w:pStyle w:val="ListParagraph"/>
      </w:pPr>
    </w:p>
    <w:p w14:paraId="65EA745A" w14:textId="761E147D" w:rsidR="00A450C5" w:rsidRPr="007260E5" w:rsidRDefault="00A450C5">
      <w:pPr>
        <w:pStyle w:val="ListParagraph"/>
        <w:numPr>
          <w:ilvl w:val="0"/>
          <w:numId w:val="14"/>
        </w:numPr>
        <w:rPr>
          <w:b/>
          <w:bCs/>
        </w:rPr>
      </w:pPr>
      <w:r w:rsidRPr="007260E5">
        <w:rPr>
          <w:b/>
          <w:bCs/>
        </w:rPr>
        <w:t xml:space="preserve">Provider Directory API. </w:t>
      </w:r>
    </w:p>
    <w:p w14:paraId="2AE3897C" w14:textId="59F1A944" w:rsidR="00C64D5E" w:rsidRPr="008D561D" w:rsidRDefault="00DD26C1" w:rsidP="00DD26C1">
      <w:pPr>
        <w:pStyle w:val="ListParagraph"/>
      </w:pPr>
      <w:r w:rsidRPr="008D561D">
        <w:t>ELLKAY can integrate with external provider directories but does not host or expose its own Provider Directory API.</w:t>
      </w:r>
    </w:p>
    <w:p w14:paraId="2CB7549A" w14:textId="7E02EEDF" w:rsidR="2961F90C" w:rsidRDefault="2961F90C" w:rsidP="2961F90C">
      <w:pPr>
        <w:pStyle w:val="ListParagraph"/>
      </w:pPr>
    </w:p>
    <w:p w14:paraId="6E7E9C8D" w14:textId="58C9F640" w:rsidR="00A450C5" w:rsidRPr="007260E5" w:rsidRDefault="00A450C5" w:rsidP="00DD26C1">
      <w:pPr>
        <w:pStyle w:val="ListParagraph"/>
        <w:numPr>
          <w:ilvl w:val="0"/>
          <w:numId w:val="14"/>
        </w:numPr>
        <w:rPr>
          <w:b/>
          <w:bCs/>
        </w:rPr>
      </w:pPr>
      <w:r w:rsidRPr="7934DDFB">
        <w:rPr>
          <w:b/>
        </w:rPr>
        <w:t>Provider Access API.</w:t>
      </w:r>
    </w:p>
    <w:p w14:paraId="050FD788" w14:textId="048E454E" w:rsidR="008F7533" w:rsidRPr="008D561D" w:rsidRDefault="008F7533" w:rsidP="008F7533">
      <w:pPr>
        <w:pStyle w:val="ListParagraph"/>
      </w:pPr>
      <w:r w:rsidRPr="008D561D">
        <w:t xml:space="preserve">ELLKAY supports provider access use cases through </w:t>
      </w:r>
      <w:proofErr w:type="gramStart"/>
      <w:r w:rsidRPr="008D561D">
        <w:t>FHIR</w:t>
      </w:r>
      <w:proofErr w:type="gramEnd"/>
      <w:r w:rsidRPr="008D561D">
        <w:t xml:space="preserve"> and HL7-based integrations tailored to client workflows.</w:t>
      </w:r>
    </w:p>
    <w:p w14:paraId="08ECF9A1" w14:textId="5432428C" w:rsidR="2961F90C" w:rsidRDefault="2961F90C" w:rsidP="2961F90C">
      <w:pPr>
        <w:pStyle w:val="ListParagraph"/>
      </w:pPr>
    </w:p>
    <w:p w14:paraId="4E5D78A2" w14:textId="72E9BCA9" w:rsidR="008F7533" w:rsidRDefault="00A450C5" w:rsidP="008F7533">
      <w:pPr>
        <w:pStyle w:val="ListParagraph"/>
        <w:numPr>
          <w:ilvl w:val="0"/>
          <w:numId w:val="14"/>
        </w:numPr>
        <w:rPr>
          <w:b/>
        </w:rPr>
      </w:pPr>
      <w:r w:rsidRPr="3B12D625">
        <w:rPr>
          <w:b/>
        </w:rPr>
        <w:t>Payer-to-Payer API.</w:t>
      </w:r>
    </w:p>
    <w:p w14:paraId="1D7B8993" w14:textId="0994E001" w:rsidR="57C42897" w:rsidRPr="008D561D" w:rsidRDefault="57C42897" w:rsidP="00AB566C">
      <w:pPr>
        <w:pStyle w:val="ListParagraph"/>
      </w:pPr>
      <w:r w:rsidRPr="008D561D">
        <w:t xml:space="preserve">ELLKAY does not currently support Payer-to-Payer APIs. </w:t>
      </w:r>
    </w:p>
    <w:p w14:paraId="21B0B1CE" w14:textId="77777777" w:rsidR="00A450C5" w:rsidRPr="007260E5" w:rsidRDefault="00A450C5" w:rsidP="5DFCF55B">
      <w:pPr>
        <w:spacing w:after="0"/>
        <w:ind w:left="360"/>
        <w:rPr>
          <w:b/>
          <w:bCs/>
        </w:rPr>
      </w:pPr>
      <w:r w:rsidRPr="007260E5">
        <w:rPr>
          <w:b/>
          <w:bCs/>
        </w:rPr>
        <w:t>f. Prior Authorization API.</w:t>
      </w:r>
    </w:p>
    <w:p w14:paraId="4D927ACE" w14:textId="49E7F179" w:rsidR="1089B92F" w:rsidRPr="008D561D" w:rsidRDefault="1089B92F" w:rsidP="5DFCF55B">
      <w:pPr>
        <w:spacing w:after="0"/>
        <w:ind w:left="720"/>
        <w:rPr>
          <w:rFonts w:ascii="Aptos" w:eastAsia="Aptos" w:hAnsi="Aptos" w:cs="Aptos"/>
        </w:rPr>
      </w:pPr>
      <w:r w:rsidRPr="008D561D">
        <w:rPr>
          <w:rFonts w:ascii="Aptos" w:eastAsia="Aptos" w:hAnsi="Aptos" w:cs="Aptos"/>
        </w:rPr>
        <w:t>ELLKAY has prioritized Prior Authorization APIs on its roadmap and is currently assessing the requirements to support CRD, DTR, and PAS.</w:t>
      </w:r>
    </w:p>
    <w:p w14:paraId="008CEE87" w14:textId="0E0053AE" w:rsidR="5DFCF55B" w:rsidRDefault="5DFCF55B" w:rsidP="5DFCF55B">
      <w:pPr>
        <w:spacing w:after="0"/>
        <w:ind w:left="720"/>
        <w:rPr>
          <w:rFonts w:ascii="Aptos" w:eastAsia="Aptos" w:hAnsi="Aptos" w:cs="Aptos"/>
        </w:rPr>
      </w:pPr>
    </w:p>
    <w:p w14:paraId="12A1E456" w14:textId="77777777" w:rsidR="00A450C5" w:rsidRPr="007260E5" w:rsidRDefault="00A450C5" w:rsidP="5DFCF55B">
      <w:pPr>
        <w:spacing w:after="0"/>
        <w:ind w:left="360"/>
        <w:rPr>
          <w:b/>
          <w:bCs/>
        </w:rPr>
      </w:pPr>
      <w:r w:rsidRPr="007260E5">
        <w:rPr>
          <w:b/>
          <w:bCs/>
        </w:rPr>
        <w:t>g. Bulk FHIR—Do you support Group ID-based access filtering for population-specific queries?</w:t>
      </w:r>
    </w:p>
    <w:p w14:paraId="20000360" w14:textId="4751FBD4" w:rsidR="0006708D" w:rsidRPr="00380F41" w:rsidRDefault="000E0488" w:rsidP="5DFCF55B">
      <w:pPr>
        <w:spacing w:after="0"/>
        <w:ind w:left="720"/>
      </w:pPr>
      <w:r w:rsidRPr="00380F41">
        <w:t>ELLKAY has experience working with bulk data workflows and has implemented FHIR Bulk Data access in specific projects, such as within the CMS DPC (Data at the Point of Care) sandbox, where group-based filtering was tested.</w:t>
      </w:r>
      <w:r w:rsidR="003B2865" w:rsidRPr="00380F41">
        <w:t xml:space="preserve"> In practice, ELLKAY often works with clients to </w:t>
      </w:r>
      <w:r w:rsidR="008F31E3" w:rsidRPr="00380F41">
        <w:t>replicate similar functionality</w:t>
      </w:r>
      <w:r w:rsidR="002F3F83" w:rsidRPr="00380F41">
        <w:t xml:space="preserve"> using proprietary APIs or batch file exchanges when native Bulk FHIR support isn’t available or supported by the target EHR.</w:t>
      </w:r>
    </w:p>
    <w:p w14:paraId="69270325" w14:textId="3DB4905D" w:rsidR="5DFCF55B" w:rsidRDefault="5DFCF55B" w:rsidP="5DFCF55B">
      <w:pPr>
        <w:spacing w:after="0"/>
        <w:ind w:left="720"/>
      </w:pPr>
    </w:p>
    <w:p w14:paraId="67C16911" w14:textId="77777777" w:rsidR="00A450C5" w:rsidRPr="007260E5" w:rsidRDefault="00A450C5" w:rsidP="5DFCF55B">
      <w:pPr>
        <w:spacing w:after="0"/>
        <w:ind w:left="360"/>
        <w:rPr>
          <w:b/>
          <w:bCs/>
        </w:rPr>
      </w:pPr>
      <w:r w:rsidRPr="007260E5">
        <w:rPr>
          <w:b/>
          <w:bCs/>
        </w:rPr>
        <w:t>h. SMART on FHIR—Do you support both EHR-launched and standalone app access? What does the process for application deployment entail?</w:t>
      </w:r>
    </w:p>
    <w:p w14:paraId="7A7D1CCB" w14:textId="7602916F" w:rsidR="0006708D" w:rsidRPr="007260E5" w:rsidRDefault="00DD646F" w:rsidP="2961F90C">
      <w:pPr>
        <w:spacing w:after="0"/>
        <w:ind w:left="720"/>
        <w:rPr>
          <w:b/>
          <w:bCs/>
        </w:rPr>
      </w:pPr>
      <w:r w:rsidRPr="008D561D">
        <w:t>ELLKAY supports standalone SMART on FHIR app launches and fac</w:t>
      </w:r>
      <w:r w:rsidR="00067F29" w:rsidRPr="008D561D">
        <w:t>ilitates EHR-embedded launches as well depending on the system and deployment context.</w:t>
      </w:r>
      <w:r w:rsidR="00AA558F" w:rsidRPr="008D561D">
        <w:t xml:space="preserve"> For standalone launches, we guide our clients through app registration, redirection setup, and token exchange workflows to ensure secure and compliant access to patient-level data. For EHR-launched workflows, we work closely with provider organizations and EHR vendors to embed SMART apps within clinical workflows </w:t>
      </w:r>
      <w:r w:rsidR="00AA558F" w:rsidRPr="008D561D">
        <w:lastRenderedPageBreak/>
        <w:t>where technically feasible. ELLKAY also assists with testing and deployment support to streamline integration into production environments.</w:t>
      </w:r>
    </w:p>
    <w:p w14:paraId="6331425E" w14:textId="03923B3A" w:rsidR="5DFCF55B" w:rsidRDefault="5DFCF55B" w:rsidP="5DFCF55B">
      <w:pPr>
        <w:spacing w:after="0"/>
        <w:ind w:left="360"/>
      </w:pPr>
    </w:p>
    <w:p w14:paraId="01E8A95D" w14:textId="77777777" w:rsidR="00A450C5" w:rsidRPr="007260E5" w:rsidRDefault="00A450C5" w:rsidP="5DFCF55B">
      <w:pPr>
        <w:spacing w:after="0"/>
        <w:ind w:left="360"/>
        <w:rPr>
          <w:b/>
          <w:bCs/>
        </w:rPr>
      </w:pPr>
      <w:proofErr w:type="spellStart"/>
      <w:r w:rsidRPr="007260E5">
        <w:rPr>
          <w:b/>
          <w:bCs/>
        </w:rPr>
        <w:t>i</w:t>
      </w:r>
      <w:proofErr w:type="spellEnd"/>
      <w:r w:rsidRPr="007260E5">
        <w:rPr>
          <w:b/>
          <w:bCs/>
        </w:rPr>
        <w:t>. CDS Hooks (for clinical decision support integrations).</w:t>
      </w:r>
    </w:p>
    <w:p w14:paraId="167AA649" w14:textId="7AAC3C70" w:rsidR="008F033F" w:rsidRPr="008D561D" w:rsidRDefault="00CD73B6" w:rsidP="2961F90C">
      <w:pPr>
        <w:spacing w:after="0"/>
        <w:ind w:left="720"/>
      </w:pPr>
      <w:r w:rsidRPr="008D561D">
        <w:t>ELLKAY is currently working to improve its native CDS support</w:t>
      </w:r>
      <w:r w:rsidR="0051117C" w:rsidRPr="008D561D">
        <w:t xml:space="preserve">, recognizing its importance in enabling real-time context-aware clinical decision support. </w:t>
      </w:r>
      <w:r w:rsidR="00A679E2" w:rsidRPr="008D561D">
        <w:t>ELLKAY would increase CDS Hooks adoption and scale support rapidly if implementation were more consistent across all EHR vendors.</w:t>
      </w:r>
    </w:p>
    <w:p w14:paraId="75FE8CC6" w14:textId="55BEDA3A" w:rsidR="2961F90C" w:rsidRDefault="2961F90C" w:rsidP="2961F90C">
      <w:pPr>
        <w:spacing w:after="0"/>
        <w:ind w:left="720"/>
      </w:pPr>
    </w:p>
    <w:p w14:paraId="55B615BF" w14:textId="77777777" w:rsidR="00A450C5" w:rsidRPr="007260E5" w:rsidRDefault="00A450C5" w:rsidP="00A450C5">
      <w:pPr>
        <w:rPr>
          <w:b/>
          <w:bCs/>
        </w:rPr>
      </w:pPr>
      <w:r w:rsidRPr="007260E5">
        <w:rPr>
          <w:b/>
          <w:bCs/>
        </w:rPr>
        <w:t>PR-6. Is TEFCA currently helping to advance provider access to health information?</w:t>
      </w:r>
    </w:p>
    <w:p w14:paraId="456D2CBC" w14:textId="3AD65EE1" w:rsidR="00A450C5" w:rsidRPr="007260E5" w:rsidRDefault="00441023" w:rsidP="00441023">
      <w:pPr>
        <w:rPr>
          <w:b/>
          <w:bCs/>
        </w:rPr>
      </w:pPr>
      <w:r w:rsidRPr="00441023">
        <w:rPr>
          <w:b/>
        </w:rPr>
        <w:t>a.</w:t>
      </w:r>
      <w:r>
        <w:rPr>
          <w:b/>
        </w:rPr>
        <w:t xml:space="preserve"> </w:t>
      </w:r>
      <w:r w:rsidR="00A450C5" w:rsidRPr="007260E5">
        <w:rPr>
          <w:b/>
          <w:bCs/>
        </w:rPr>
        <w:t>Please provide specific examples.</w:t>
      </w:r>
    </w:p>
    <w:p w14:paraId="38031BA3" w14:textId="57426101" w:rsidR="00441023" w:rsidRPr="008D561D" w:rsidRDefault="00966392" w:rsidP="00441023">
      <w:pPr>
        <w:pStyle w:val="ListParagraph"/>
        <w:ind w:left="0"/>
      </w:pPr>
      <w:r w:rsidRPr="008D561D">
        <w:t xml:space="preserve">TEFCA has helped in making health care data exchange more efficient. </w:t>
      </w:r>
      <w:r w:rsidR="00D923F8" w:rsidRPr="008D561D">
        <w:t xml:space="preserve">Previously, certain networks had a framework where you needed to </w:t>
      </w:r>
      <w:r w:rsidR="002D5F4F" w:rsidRPr="008D561D">
        <w:t>query nodes within a certain geographical area to find the patient and pull their chart. With TEFCA each QHIN has their own record locator service (RLS) and enterprise master patient index (EMPI)</w:t>
      </w:r>
      <w:r w:rsidR="00A826C2" w:rsidRPr="008D561D">
        <w:t xml:space="preserve">. </w:t>
      </w:r>
    </w:p>
    <w:p w14:paraId="3787A466" w14:textId="631AFCCE" w:rsidR="00AB49A9" w:rsidRPr="00F54EE1" w:rsidRDefault="00441023" w:rsidP="00441023">
      <w:pPr>
        <w:rPr>
          <w:b/>
        </w:rPr>
      </w:pPr>
      <w:r>
        <w:rPr>
          <w:b/>
        </w:rPr>
        <w:t xml:space="preserve">b. </w:t>
      </w:r>
      <w:r w:rsidR="00A450C5" w:rsidRPr="007260E5">
        <w:rPr>
          <w:b/>
          <w:bCs/>
        </w:rPr>
        <w:t>What changes would you suggest?</w:t>
      </w:r>
    </w:p>
    <w:p w14:paraId="4C90BFBB" w14:textId="7A153CDB" w:rsidR="00AB49A9" w:rsidRPr="008D561D" w:rsidRDefault="00AB49A9" w:rsidP="00441023">
      <w:pPr>
        <w:pStyle w:val="ListParagraph"/>
        <w:ind w:left="0"/>
      </w:pPr>
      <w:r w:rsidRPr="008D561D">
        <w:t>First</w:t>
      </w:r>
      <w:r w:rsidR="002F3F83">
        <w:rPr>
          <w:color w:val="EE0000"/>
        </w:rPr>
        <w:t>,</w:t>
      </w:r>
      <w:r w:rsidRPr="008D561D">
        <w:t xml:space="preserve"> we need to </w:t>
      </w:r>
      <w:r w:rsidR="1F082F39">
        <w:t>incentiviz</w:t>
      </w:r>
      <w:r>
        <w:t>e</w:t>
      </w:r>
      <w:r w:rsidRPr="008D561D">
        <w:t xml:space="preserve"> systems for clinical covered entities (e.g. labs, imaging, centers, payers) join TEFCA</w:t>
      </w:r>
      <w:r w:rsidR="00321BA4" w:rsidRPr="008D561D">
        <w:t>.</w:t>
      </w:r>
      <w:r w:rsidR="4FB3D246">
        <w:t xml:space="preserve"> This would allow patients to get a significant portion of their longitudinal record in a seamless fashion.</w:t>
      </w:r>
    </w:p>
    <w:p w14:paraId="3804E386" w14:textId="77777777" w:rsidR="00AB49A9" w:rsidRPr="008D561D" w:rsidRDefault="00AB49A9" w:rsidP="002B7348">
      <w:pPr>
        <w:pStyle w:val="ListParagraph"/>
      </w:pPr>
    </w:p>
    <w:p w14:paraId="4C33C275" w14:textId="6525756A" w:rsidR="002B7348" w:rsidRPr="008D561D" w:rsidRDefault="00CA5F2B" w:rsidP="00441023">
      <w:pPr>
        <w:pStyle w:val="ListParagraph"/>
        <w:ind w:left="0"/>
      </w:pPr>
      <w:r w:rsidRPr="008D561D">
        <w:t>Once data access is addressed, the next frontier is data usability. Currently, the data across all the networks is only somewhat usable. One of</w:t>
      </w:r>
      <w:r w:rsidRPr="008D561D">
        <w:t xml:space="preserve"> </w:t>
      </w:r>
      <w:r w:rsidR="00EB3D52" w:rsidRPr="008D561D">
        <w:t>the</w:t>
      </w:r>
      <w:r w:rsidRPr="008D561D">
        <w:t xml:space="preserve"> customers stated that they typically receive 15,000 rows of data for a single patient when pulling data across the network. They have had to </w:t>
      </w:r>
      <w:r w:rsidR="00321BA4" w:rsidRPr="008D561D">
        <w:t>build their own proprietary solution to deduplicate the data since much of the data is the same across the network but formulated in different code sets.</w:t>
      </w:r>
    </w:p>
    <w:p w14:paraId="018399B5" w14:textId="0EC0D491" w:rsidR="00A450C5" w:rsidRPr="007260E5" w:rsidRDefault="00441023" w:rsidP="00441023">
      <w:pPr>
        <w:rPr>
          <w:b/>
          <w:bCs/>
        </w:rPr>
      </w:pPr>
      <w:r>
        <w:rPr>
          <w:b/>
        </w:rPr>
        <w:t xml:space="preserve">c. </w:t>
      </w:r>
      <w:r w:rsidR="00A450C5" w:rsidRPr="007260E5">
        <w:rPr>
          <w:b/>
          <w:bCs/>
        </w:rPr>
        <w:t>What other options are available outside of TEFCA?</w:t>
      </w:r>
    </w:p>
    <w:p w14:paraId="70E8BA85" w14:textId="6AD4DDBC" w:rsidR="001F5396" w:rsidRPr="00A450C5" w:rsidRDefault="00BD74F6" w:rsidP="00380F41">
      <w:r w:rsidRPr="008D561D">
        <w:t>There are currently no alternatives outside of TEFCA</w:t>
      </w:r>
      <w:r w:rsidR="0094078C" w:rsidRPr="008D561D">
        <w:t xml:space="preserve"> for unified federal data exchange</w:t>
      </w:r>
      <w:r w:rsidRPr="008D561D">
        <w:t>. Networks such as CommonWell,</w:t>
      </w:r>
      <w:r w:rsidR="00841655" w:rsidRPr="008D561D">
        <w:t xml:space="preserve"> Carequality,</w:t>
      </w:r>
      <w:r w:rsidRPr="008D561D">
        <w:t xml:space="preserve"> and </w:t>
      </w:r>
      <w:proofErr w:type="spellStart"/>
      <w:r w:rsidRPr="008D561D">
        <w:t>eHealthExchange</w:t>
      </w:r>
      <w:proofErr w:type="spellEnd"/>
      <w:r w:rsidRPr="008D561D">
        <w:t xml:space="preserve"> currently exchange</w:t>
      </w:r>
      <w:r w:rsidR="4218484C">
        <w:t>, b</w:t>
      </w:r>
      <w:r w:rsidR="4EBBB3E9">
        <w:t>ut</w:t>
      </w:r>
      <w:r w:rsidR="005C153B" w:rsidRPr="008D561D">
        <w:t xml:space="preserve"> TEFCA </w:t>
      </w:r>
      <w:r w:rsidR="00786B67" w:rsidRPr="008D561D">
        <w:t>provides a federated decentralized data exchange model that allows all these networks to exchange data with one another.</w:t>
      </w:r>
    </w:p>
    <w:p w14:paraId="462C73B8" w14:textId="15A7B48B" w:rsidR="00FC2B36" w:rsidRPr="00B670A0" w:rsidRDefault="00B670A0" w:rsidP="00B670A0">
      <w:pPr>
        <w:rPr>
          <w:b/>
        </w:rPr>
      </w:pPr>
      <w:r>
        <w:rPr>
          <w:b/>
        </w:rPr>
        <w:t xml:space="preserve">d. </w:t>
      </w:r>
      <w:r w:rsidR="00A450C5" w:rsidRPr="007260E5">
        <w:rPr>
          <w:b/>
          <w:bCs/>
        </w:rPr>
        <w:t xml:space="preserve">Are </w:t>
      </w:r>
      <w:proofErr w:type="gramStart"/>
      <w:r w:rsidR="00A450C5" w:rsidRPr="007260E5">
        <w:rPr>
          <w:b/>
          <w:bCs/>
        </w:rPr>
        <w:t>there</w:t>
      </w:r>
      <w:proofErr w:type="gramEnd"/>
      <w:r w:rsidR="00A450C5" w:rsidRPr="007260E5">
        <w:rPr>
          <w:b/>
          <w:bCs/>
        </w:rPr>
        <w:t xml:space="preserve"> redundant standards, protocols or channels or both that could be consolidated?</w:t>
      </w:r>
    </w:p>
    <w:p w14:paraId="6BE8C83E" w14:textId="012689A0" w:rsidR="00786B67" w:rsidRPr="008D561D" w:rsidRDefault="00016B47" w:rsidP="00B670A0">
      <w:pPr>
        <w:pStyle w:val="ListParagraph"/>
        <w:ind w:left="0"/>
      </w:pPr>
      <w:r w:rsidRPr="008D561D">
        <w:lastRenderedPageBreak/>
        <w:t xml:space="preserve">Once </w:t>
      </w:r>
      <w:r w:rsidR="001E200E" w:rsidRPr="008D561D">
        <w:t xml:space="preserve">a majority of EMRs adopt FHIR APIs and </w:t>
      </w:r>
      <w:proofErr w:type="gramStart"/>
      <w:r w:rsidR="001E200E" w:rsidRPr="008D561D">
        <w:t>the majority of</w:t>
      </w:r>
      <w:proofErr w:type="gramEnd"/>
      <w:r w:rsidR="001E200E" w:rsidRPr="008D561D">
        <w:t xml:space="preserve"> data exchange across the network is done through FHIR, CCDAs </w:t>
      </w:r>
      <w:r w:rsidR="5D3AA320">
        <w:t>may</w:t>
      </w:r>
      <w:r w:rsidR="547BEA6A">
        <w:t xml:space="preserve"> </w:t>
      </w:r>
      <w:r w:rsidR="5D3AA320">
        <w:t>be</w:t>
      </w:r>
      <w:r w:rsidR="001E200E" w:rsidRPr="008D561D">
        <w:t xml:space="preserve"> deemed redundant.</w:t>
      </w:r>
    </w:p>
    <w:p w14:paraId="7797C5D2" w14:textId="77777777" w:rsidR="00144101" w:rsidRPr="008D561D" w:rsidRDefault="00144101" w:rsidP="00FC2B36">
      <w:pPr>
        <w:pStyle w:val="ListParagraph"/>
      </w:pPr>
    </w:p>
    <w:p w14:paraId="7D9BA797" w14:textId="42689335" w:rsidR="00144101" w:rsidRPr="008D561D" w:rsidRDefault="00144101" w:rsidP="00B670A0">
      <w:pPr>
        <w:pStyle w:val="ListParagraph"/>
        <w:ind w:left="0"/>
      </w:pPr>
      <w:r w:rsidRPr="008D561D">
        <w:t>There is some overlap between HL7 v2 and FHIR in-terms of data exchanged. However, HL7 v2</w:t>
      </w:r>
      <w:r w:rsidR="007A36E1" w:rsidRPr="008D561D">
        <w:t xml:space="preserve"> supports a push model and most systems do not have FHIR notifications or subscription models enabled today. Also, HL7 v2 offers robust support for </w:t>
      </w:r>
      <w:proofErr w:type="gramStart"/>
      <w:r w:rsidR="007A36E1" w:rsidRPr="008D561D">
        <w:t>on-premise</w:t>
      </w:r>
      <w:proofErr w:type="gramEnd"/>
      <w:r w:rsidR="007A36E1" w:rsidRPr="008D561D">
        <w:t xml:space="preserve"> </w:t>
      </w:r>
      <w:r w:rsidR="00BB6EE4" w:rsidRPr="008D561D">
        <w:t>hospitals</w:t>
      </w:r>
      <w:r w:rsidR="007A36E1" w:rsidRPr="008D561D">
        <w:t xml:space="preserve"> and ambulatory systems such as automated prescription dispensing systems, radiation oncology, and </w:t>
      </w:r>
      <w:r w:rsidR="0089531D" w:rsidRPr="008D561D">
        <w:t xml:space="preserve">laboratory information systems. </w:t>
      </w:r>
      <w:r w:rsidR="00F90312" w:rsidRPr="008D561D">
        <w:t>Until these systems</w:t>
      </w:r>
      <w:r w:rsidR="00656B77" w:rsidRPr="008D561D">
        <w:t xml:space="preserve"> migrate to the cloud, </w:t>
      </w:r>
      <w:r w:rsidR="559EA048">
        <w:t>we</w:t>
      </w:r>
      <w:r w:rsidR="00656B77" w:rsidRPr="008D561D">
        <w:t xml:space="preserve"> think it’s unlikely that they </w:t>
      </w:r>
      <w:r w:rsidR="005A71D9" w:rsidRPr="008D561D">
        <w:t>will</w:t>
      </w:r>
      <w:r w:rsidR="00656B77" w:rsidRPr="008D561D">
        <w:t xml:space="preserve"> </w:t>
      </w:r>
      <w:r w:rsidR="00C603CD" w:rsidRPr="008D561D">
        <w:t>move to FHIR resources.</w:t>
      </w:r>
    </w:p>
    <w:p w14:paraId="169B5E6E" w14:textId="77777777" w:rsidR="000136FD" w:rsidRPr="008D561D" w:rsidRDefault="000136FD" w:rsidP="00FC2B36">
      <w:pPr>
        <w:pStyle w:val="ListParagraph"/>
      </w:pPr>
    </w:p>
    <w:p w14:paraId="370073CD" w14:textId="76056FC0" w:rsidR="0033582A" w:rsidRPr="008D561D" w:rsidRDefault="005635A4" w:rsidP="00B670A0">
      <w:pPr>
        <w:pStyle w:val="ListParagraph"/>
        <w:ind w:left="0"/>
      </w:pPr>
      <w:r w:rsidRPr="008D561D">
        <w:t xml:space="preserve">However, one area of HL7 use we could see being replaced are the </w:t>
      </w:r>
      <w:r w:rsidR="00A14F91" w:rsidRPr="008D561D">
        <w:t xml:space="preserve">vaccination registries vaccination query interfaces. These interfaces generally require </w:t>
      </w:r>
      <w:r w:rsidR="003B18F2" w:rsidRPr="008D561D">
        <w:t xml:space="preserve">communication over HTTPS and follow a query/response model. Having these registries move </w:t>
      </w:r>
      <w:r w:rsidR="00B63EC3" w:rsidRPr="008D561D">
        <w:t>to FHIR could be an area of optimization.</w:t>
      </w:r>
    </w:p>
    <w:p w14:paraId="43CA72FD" w14:textId="77777777" w:rsidR="00FC2B36" w:rsidRPr="00693208" w:rsidRDefault="00FC2B36" w:rsidP="00FC2B36">
      <w:pPr>
        <w:pStyle w:val="ListParagraph"/>
        <w:rPr>
          <w:color w:val="EE0000"/>
        </w:rPr>
      </w:pPr>
    </w:p>
    <w:p w14:paraId="61E80871" w14:textId="77777777" w:rsidR="00A450C5" w:rsidRPr="007260E5" w:rsidRDefault="00A450C5" w:rsidP="00A450C5">
      <w:pPr>
        <w:rPr>
          <w:b/>
          <w:bCs/>
        </w:rPr>
      </w:pPr>
      <w:r w:rsidRPr="007260E5">
        <w:rPr>
          <w:b/>
          <w:bCs/>
        </w:rPr>
        <w:t xml:space="preserve">PR-7. What strategies can CMS implement to support providers in making high-quality, timely, and comprehensive healthcare data available for interoperability in the digital product ecosystem? How can the burden of increasing data availability and sharing be mitigated </w:t>
      </w:r>
      <w:proofErr w:type="gramStart"/>
      <w:r w:rsidRPr="007260E5">
        <w:rPr>
          <w:b/>
          <w:bCs/>
        </w:rPr>
        <w:t>for</w:t>
      </w:r>
      <w:proofErr w:type="gramEnd"/>
      <w:r w:rsidRPr="007260E5">
        <w:rPr>
          <w:b/>
          <w:bCs/>
        </w:rPr>
        <w:t xml:space="preserve"> providers? Are there ways that workflows or metrics that providers are already motivated to optimize </w:t>
      </w:r>
      <w:proofErr w:type="gramStart"/>
      <w:r w:rsidRPr="007260E5">
        <w:rPr>
          <w:b/>
          <w:bCs/>
        </w:rPr>
        <w:t>for that</w:t>
      </w:r>
      <w:proofErr w:type="gramEnd"/>
      <w:r w:rsidRPr="007260E5">
        <w:rPr>
          <w:b/>
          <w:bCs/>
        </w:rPr>
        <w:t xml:space="preserve"> could be reused for, or combined with, efforts needed to support interoperability?</w:t>
      </w:r>
    </w:p>
    <w:p w14:paraId="41847500" w14:textId="4B470D46" w:rsidR="00587EFE" w:rsidRPr="008D561D" w:rsidRDefault="00D42149" w:rsidP="00A450C5">
      <w:r w:rsidRPr="008D561D">
        <w:t>Currently, there are already programs and initiatives CMS has</w:t>
      </w:r>
      <w:r w:rsidRPr="008D561D">
        <w:t xml:space="preserve"> </w:t>
      </w:r>
      <w:r w:rsidR="7ABFC74D">
        <w:t xml:space="preserve">that </w:t>
      </w:r>
      <w:proofErr w:type="gramStart"/>
      <w:r>
        <w:t>requir</w:t>
      </w:r>
      <w:r w:rsidR="374F96B6">
        <w:t>es</w:t>
      </w:r>
      <w:proofErr w:type="gramEnd"/>
      <w:r w:rsidRPr="008D561D">
        <w:t xml:space="preserve"> providers to submit data such as MIPS and </w:t>
      </w:r>
      <w:proofErr w:type="spellStart"/>
      <w:r w:rsidRPr="008D561D">
        <w:t>eCQM</w:t>
      </w:r>
      <w:proofErr w:type="spellEnd"/>
      <w:r w:rsidRPr="008D561D">
        <w:t xml:space="preserve"> reporting. Currently, providers and ACOs may employ a </w:t>
      </w:r>
      <w:proofErr w:type="gramStart"/>
      <w:r w:rsidRPr="008D561D">
        <w:t>third party</w:t>
      </w:r>
      <w:proofErr w:type="gramEnd"/>
      <w:r w:rsidRPr="008D561D">
        <w:t xml:space="preserve"> data aggregator to use proprietary methods such as direct database connectivity to get data on these quality measures before EMR vendors release QRDAs </w:t>
      </w:r>
      <w:r w:rsidR="00FD7D75" w:rsidRPr="008D561D">
        <w:t>that for that reporting period.</w:t>
      </w:r>
    </w:p>
    <w:p w14:paraId="26AE8D3C" w14:textId="7E580EEB" w:rsidR="00FD7D75" w:rsidRPr="008D561D" w:rsidRDefault="00FD7D75" w:rsidP="00A450C5">
      <w:r w:rsidRPr="008D561D">
        <w:t xml:space="preserve">If CMS incentivizes providers and EMR vendors to send the data in FHIR resources </w:t>
      </w:r>
      <w:r w:rsidR="005A1F8E" w:rsidRPr="008D561D">
        <w:t>or provides measures that can be determined through FHIR resources, that could allow EMR vendors to align development resources to expand out interoperability initiatives and consolidate and simplify multiple methods of interoperability.</w:t>
      </w:r>
    </w:p>
    <w:p w14:paraId="1D98B460" w14:textId="77777777" w:rsidR="00A450C5" w:rsidRPr="007260E5" w:rsidRDefault="00A450C5" w:rsidP="00A450C5">
      <w:pPr>
        <w:rPr>
          <w:b/>
          <w:bCs/>
        </w:rPr>
      </w:pPr>
      <w:r w:rsidRPr="007260E5">
        <w:rPr>
          <w:b/>
          <w:bCs/>
        </w:rPr>
        <w:t xml:space="preserve">PR-8. What </w:t>
      </w:r>
      <w:proofErr w:type="gramStart"/>
      <w:r w:rsidRPr="007260E5">
        <w:rPr>
          <w:b/>
          <w:bCs/>
        </w:rPr>
        <w:t>are</w:t>
      </w:r>
      <w:proofErr w:type="gramEnd"/>
      <w:r w:rsidRPr="007260E5">
        <w:rPr>
          <w:b/>
          <w:bCs/>
        </w:rPr>
        <w:t xml:space="preserve"> ways CMS or partners can help with simplifying clinical quality data responsibilities of providers?</w:t>
      </w:r>
    </w:p>
    <w:p w14:paraId="54D95EBC" w14:textId="32E8DF9D" w:rsidR="00E33B43" w:rsidRPr="008D561D" w:rsidRDefault="008C72B6" w:rsidP="00A450C5">
      <w:r w:rsidRPr="008D561D">
        <w:t xml:space="preserve">CMS could </w:t>
      </w:r>
      <w:r w:rsidR="002F7E3D">
        <w:t>al</w:t>
      </w:r>
      <w:r w:rsidR="0AA0A441">
        <w:t>ign</w:t>
      </w:r>
      <w:r w:rsidR="002F7E3D" w:rsidRPr="008D561D">
        <w:t xml:space="preserve"> </w:t>
      </w:r>
      <w:proofErr w:type="gramStart"/>
      <w:r w:rsidR="002F7E3D" w:rsidRPr="008D561D">
        <w:t>the clinical</w:t>
      </w:r>
      <w:proofErr w:type="gramEnd"/>
      <w:r w:rsidR="002F7E3D" w:rsidRPr="008D561D">
        <w:t xml:space="preserve"> quality data submissions with the available and </w:t>
      </w:r>
      <w:r w:rsidR="002F7E3D">
        <w:t>project</w:t>
      </w:r>
      <w:r w:rsidR="7594F678">
        <w:t>ed</w:t>
      </w:r>
      <w:r w:rsidR="002F7E3D" w:rsidRPr="008D561D">
        <w:t xml:space="preserve"> FHIR resource development across systems. In addition, CMS could require submissions through bulk FHIR</w:t>
      </w:r>
      <w:r w:rsidR="00B2726D" w:rsidRPr="008D561D">
        <w:t>.</w:t>
      </w:r>
    </w:p>
    <w:p w14:paraId="064C9674" w14:textId="7FCBAB03" w:rsidR="00A450C5" w:rsidRPr="007260E5" w:rsidRDefault="00B670A0" w:rsidP="00B670A0">
      <w:pPr>
        <w:rPr>
          <w:b/>
          <w:bCs/>
        </w:rPr>
      </w:pPr>
      <w:r>
        <w:rPr>
          <w:b/>
        </w:rPr>
        <w:lastRenderedPageBreak/>
        <w:t xml:space="preserve">a. </w:t>
      </w:r>
      <w:r w:rsidR="00A450C5" w:rsidRPr="007260E5">
        <w:rPr>
          <w:b/>
          <w:bCs/>
        </w:rPr>
        <w:t>What would be the benefits and downsides of using Bulk FHIR data exports from EHRs to CMS to simplify clinical quality data submissions? Can CMS reduce the burden on providers by performing quality metrics calculations leveraging Bulk FHIR data exports?</w:t>
      </w:r>
    </w:p>
    <w:p w14:paraId="39391FD2" w14:textId="74556B7C" w:rsidR="00B2726D" w:rsidRPr="008B446E" w:rsidRDefault="00F7323D" w:rsidP="00F7323D">
      <w:pPr>
        <w:pStyle w:val="ListParagraph"/>
        <w:numPr>
          <w:ilvl w:val="0"/>
          <w:numId w:val="33"/>
        </w:numPr>
      </w:pPr>
      <w:r w:rsidRPr="008B446E">
        <w:t>Benefits</w:t>
      </w:r>
    </w:p>
    <w:p w14:paraId="348563B7" w14:textId="1F40F693" w:rsidR="00F7323D" w:rsidRPr="008B446E" w:rsidRDefault="00F7323D" w:rsidP="00F7323D">
      <w:pPr>
        <w:pStyle w:val="ListParagraph"/>
        <w:numPr>
          <w:ilvl w:val="1"/>
          <w:numId w:val="33"/>
        </w:numPr>
      </w:pPr>
      <w:proofErr w:type="gramStart"/>
      <w:r w:rsidRPr="008B446E">
        <w:t>Allows</w:t>
      </w:r>
      <w:proofErr w:type="gramEnd"/>
      <w:r w:rsidRPr="008B446E">
        <w:t xml:space="preserve"> EMR vendors to</w:t>
      </w:r>
      <w:r w:rsidR="00EA279D" w:rsidRPr="008B446E">
        <w:t xml:space="preserve"> reduce the number of bulk data submissions and formats they support.</w:t>
      </w:r>
    </w:p>
    <w:p w14:paraId="3427049C" w14:textId="3C131987" w:rsidR="006F07E4" w:rsidRPr="008B446E" w:rsidRDefault="00E75EF9" w:rsidP="00F7323D">
      <w:pPr>
        <w:pStyle w:val="ListParagraph"/>
        <w:numPr>
          <w:ilvl w:val="1"/>
          <w:numId w:val="33"/>
        </w:numPr>
      </w:pPr>
      <w:r w:rsidRPr="008B446E">
        <w:t xml:space="preserve">Incentivizes more EMRs to </w:t>
      </w:r>
      <w:proofErr w:type="gramStart"/>
      <w:r w:rsidRPr="008B446E">
        <w:t>standardize on</w:t>
      </w:r>
      <w:proofErr w:type="gramEnd"/>
      <w:r w:rsidRPr="008B446E">
        <w:t xml:space="preserve"> </w:t>
      </w:r>
      <w:r w:rsidRPr="008B446E">
        <w:t>FHIR</w:t>
      </w:r>
      <w:r w:rsidR="00623A8C" w:rsidRPr="008B446E">
        <w:t>.</w:t>
      </w:r>
    </w:p>
    <w:p w14:paraId="6061BCB8" w14:textId="4C4F404B" w:rsidR="00F7323D" w:rsidRPr="008B446E" w:rsidRDefault="00F7323D" w:rsidP="00F7323D">
      <w:pPr>
        <w:pStyle w:val="ListParagraph"/>
        <w:numPr>
          <w:ilvl w:val="0"/>
          <w:numId w:val="33"/>
        </w:numPr>
      </w:pPr>
      <w:r w:rsidRPr="008B446E">
        <w:t>Downsides</w:t>
      </w:r>
    </w:p>
    <w:p w14:paraId="1C115C81" w14:textId="0D03142F" w:rsidR="00E75EF9" w:rsidRPr="008B446E" w:rsidRDefault="00416D22" w:rsidP="00E75EF9">
      <w:pPr>
        <w:pStyle w:val="ListParagraph"/>
        <w:numPr>
          <w:ilvl w:val="1"/>
          <w:numId w:val="33"/>
        </w:numPr>
      </w:pPr>
      <w:r w:rsidRPr="008B446E">
        <w:t xml:space="preserve">Bulk FHIR capabilities need to be enhanced across more EMRs. Some systems have limits </w:t>
      </w:r>
      <w:r>
        <w:t>of</w:t>
      </w:r>
      <w:r w:rsidRPr="008B446E">
        <w:t xml:space="preserve"> hundreds to thousands of patients for bulk FHIR extractions.</w:t>
      </w:r>
    </w:p>
    <w:p w14:paraId="08473537" w14:textId="10062817" w:rsidR="00416D22" w:rsidRPr="008B446E" w:rsidRDefault="003325F6" w:rsidP="00E75EF9">
      <w:pPr>
        <w:pStyle w:val="ListParagraph"/>
        <w:numPr>
          <w:ilvl w:val="1"/>
          <w:numId w:val="33"/>
        </w:numPr>
      </w:pPr>
      <w:r w:rsidRPr="008B446E">
        <w:t>CMS may need to fund systems used in critical access facilities to support bulk FHIR.</w:t>
      </w:r>
    </w:p>
    <w:p w14:paraId="66DE7781" w14:textId="6179A3A7" w:rsidR="003B4A66" w:rsidRPr="00B670A0" w:rsidRDefault="00B670A0" w:rsidP="00B670A0">
      <w:pPr>
        <w:rPr>
          <w:b/>
        </w:rPr>
      </w:pPr>
      <w:r>
        <w:rPr>
          <w:b/>
        </w:rPr>
        <w:t xml:space="preserve">b. </w:t>
      </w:r>
      <w:r w:rsidR="00A450C5" w:rsidRPr="007260E5">
        <w:rPr>
          <w:b/>
          <w:bCs/>
        </w:rPr>
        <w:t>In what ways can the interoperability and quality reporting responsibilities of providers be consolidated so investments can be dually purposed?</w:t>
      </w:r>
    </w:p>
    <w:p w14:paraId="179CDF8F" w14:textId="28E44E4C" w:rsidR="00D02BCA" w:rsidRPr="008B446E" w:rsidRDefault="00D36218" w:rsidP="00B670A0">
      <w:pPr>
        <w:pStyle w:val="ListParagraph"/>
        <w:ind w:left="0"/>
      </w:pPr>
      <w:r w:rsidRPr="008B446E">
        <w:t>CMS could allow providers to submit reports through FHIR resources</w:t>
      </w:r>
      <w:r w:rsidR="00FE2A4B" w:rsidRPr="008B446E">
        <w:t xml:space="preserve"> and align new quality measures to be in-line with the </w:t>
      </w:r>
      <w:r w:rsidR="18DEF0A1">
        <w:t>data on the</w:t>
      </w:r>
      <w:r w:rsidR="00FE2A4B">
        <w:t xml:space="preserve"> </w:t>
      </w:r>
      <w:r w:rsidR="00FE2A4B" w:rsidRPr="008B446E">
        <w:t>USCDI on FHIR roadmap.</w:t>
      </w:r>
      <w:r w:rsidR="3D4BC977">
        <w:t xml:space="preserve"> This would also reduce the burden on EMR vendors.</w:t>
      </w:r>
    </w:p>
    <w:p w14:paraId="6066F75E" w14:textId="1EB115D8" w:rsidR="00FE2A4B" w:rsidRPr="00B670A0" w:rsidRDefault="00B670A0" w:rsidP="00B670A0">
      <w:pPr>
        <w:rPr>
          <w:b/>
        </w:rPr>
      </w:pPr>
      <w:r>
        <w:rPr>
          <w:b/>
        </w:rPr>
        <w:t xml:space="preserve">c. </w:t>
      </w:r>
      <w:r w:rsidR="00A450C5" w:rsidRPr="007260E5">
        <w:rPr>
          <w:b/>
          <w:bCs/>
        </w:rPr>
        <w:t xml:space="preserve">Are </w:t>
      </w:r>
      <w:proofErr w:type="gramStart"/>
      <w:r w:rsidR="00A450C5" w:rsidRPr="007260E5">
        <w:rPr>
          <w:b/>
          <w:bCs/>
        </w:rPr>
        <w:t>there</w:t>
      </w:r>
      <w:proofErr w:type="gramEnd"/>
      <w:r w:rsidR="00A450C5" w:rsidRPr="007260E5">
        <w:rPr>
          <w:b/>
          <w:bCs/>
        </w:rPr>
        <w:t xml:space="preserve"> requirements CMS should consider for data registries to support digital quality measurement in a more efficient manner? Are there requirements CMS should consider for data registries that would support access to real-time quality data for healthcare providers to inform clinical care in addition to simplifying reporting processes?</w:t>
      </w:r>
    </w:p>
    <w:p w14:paraId="5302B674" w14:textId="6C71C2F2" w:rsidR="00FE2A4B" w:rsidRPr="008B446E" w:rsidRDefault="009B21A4" w:rsidP="00B670A0">
      <w:pPr>
        <w:pStyle w:val="ListParagraph"/>
        <w:ind w:left="0"/>
      </w:pPr>
      <w:r w:rsidRPr="008B446E">
        <w:t xml:space="preserve">Examples of public data registries include syndromic registries, vaccination registries, </w:t>
      </w:r>
      <w:r w:rsidR="00F75B48" w:rsidRPr="008B446E">
        <w:t xml:space="preserve">cancer registries, </w:t>
      </w:r>
      <w:r w:rsidRPr="008B446E">
        <w:t xml:space="preserve">and lab reporting registries. These </w:t>
      </w:r>
      <w:r w:rsidR="00FB56C9" w:rsidRPr="008B446E">
        <w:t>registries’</w:t>
      </w:r>
      <w:r w:rsidRPr="008B446E">
        <w:t xml:space="preserve"> capabilities vary greatly based on the state and funding.</w:t>
      </w:r>
    </w:p>
    <w:p w14:paraId="2CFE52AF" w14:textId="77777777" w:rsidR="009B21A4" w:rsidRPr="008B446E" w:rsidRDefault="009B21A4" w:rsidP="00FE2A4B">
      <w:pPr>
        <w:pStyle w:val="ListParagraph"/>
        <w:ind w:left="360"/>
      </w:pPr>
    </w:p>
    <w:p w14:paraId="04627658" w14:textId="4D1ABD3D" w:rsidR="009B21A4" w:rsidRPr="008B446E" w:rsidRDefault="009B21A4" w:rsidP="00B670A0">
      <w:pPr>
        <w:pStyle w:val="ListParagraph"/>
        <w:ind w:left="0"/>
      </w:pPr>
      <w:r w:rsidRPr="008B446E">
        <w:t xml:space="preserve">Currently, these registries </w:t>
      </w:r>
      <w:r w:rsidR="00F75B48" w:rsidRPr="008B446E">
        <w:t xml:space="preserve">generally </w:t>
      </w:r>
      <w:r w:rsidRPr="008B446E">
        <w:t xml:space="preserve">require HL7 v2 messages from </w:t>
      </w:r>
      <w:r w:rsidR="00F75B48" w:rsidRPr="008B446E">
        <w:t>EMRs to populate their data repository. These registries could support patient and provider access FHIR APIs to allow both patients and providers to access their longitudinal records.</w:t>
      </w:r>
    </w:p>
    <w:p w14:paraId="025664E1" w14:textId="77777777" w:rsidR="00F75B48" w:rsidRPr="008B446E" w:rsidRDefault="00F75B48" w:rsidP="00FE2A4B">
      <w:pPr>
        <w:pStyle w:val="ListParagraph"/>
        <w:ind w:left="360"/>
      </w:pPr>
    </w:p>
    <w:p w14:paraId="19C423EA" w14:textId="10381223" w:rsidR="00F75B48" w:rsidRPr="00FE2A4B" w:rsidRDefault="00F75B48" w:rsidP="00B670A0">
      <w:pPr>
        <w:pStyle w:val="ListParagraph"/>
        <w:ind w:left="0"/>
        <w:rPr>
          <w:color w:val="EE0000"/>
        </w:rPr>
      </w:pPr>
      <w:r w:rsidRPr="008B446E">
        <w:t xml:space="preserve">These registries could also join TEFCA for data exchange across various covered entities. </w:t>
      </w:r>
      <w:r w:rsidR="00CC0B48" w:rsidRPr="008B446E">
        <w:t xml:space="preserve">A concern for these registries joining TEFCA is that there </w:t>
      </w:r>
      <w:r w:rsidR="008B446E" w:rsidRPr="008B446E">
        <w:t>may be</w:t>
      </w:r>
      <w:r w:rsidR="00CC0B48" w:rsidRPr="008B446E">
        <w:t xml:space="preserve"> too much duplicate data </w:t>
      </w:r>
      <w:r w:rsidR="00CC0B48" w:rsidRPr="008B446E">
        <w:lastRenderedPageBreak/>
        <w:t>across the network. However, if the code sets are standardized, clinical de</w:t>
      </w:r>
      <w:r w:rsidR="008B446E">
        <w:t>-</w:t>
      </w:r>
      <w:r w:rsidR="00CC0B48" w:rsidRPr="008B446E">
        <w:t>duplication could be used to make the data from these sources usable</w:t>
      </w:r>
      <w:r w:rsidR="00CC0B48">
        <w:rPr>
          <w:color w:val="EE0000"/>
        </w:rPr>
        <w:t xml:space="preserve">.  </w:t>
      </w:r>
    </w:p>
    <w:p w14:paraId="48D46FD3" w14:textId="5D266757" w:rsidR="00A450C5" w:rsidRDefault="00A450C5" w:rsidP="00A450C5">
      <w:pPr>
        <w:rPr>
          <w:b/>
          <w:bCs/>
        </w:rPr>
      </w:pPr>
      <w:r w:rsidRPr="00A450C5">
        <w:rPr>
          <w:b/>
          <w:bCs/>
        </w:rPr>
        <w:t>3. Digital Identity</w:t>
      </w:r>
      <w:r w:rsidR="00163C9A">
        <w:rPr>
          <w:b/>
          <w:bCs/>
        </w:rPr>
        <w:t xml:space="preserve"> (Maybe we do something here?)</w:t>
      </w:r>
    </w:p>
    <w:p w14:paraId="27D9E38D" w14:textId="77777777" w:rsidR="00A450C5" w:rsidRPr="007260E5" w:rsidRDefault="00A450C5" w:rsidP="00A450C5">
      <w:pPr>
        <w:rPr>
          <w:b/>
          <w:bCs/>
        </w:rPr>
      </w:pPr>
      <w:r w:rsidRPr="007260E5">
        <w:rPr>
          <w:b/>
          <w:bCs/>
        </w:rPr>
        <w:t>PR-9. How might CMS encourage providers to accept digital identity credentials (for example, CLEAR, ID.me, Login.gov) from patients and their partners instead of proprietary logins that need to be tracked for each provider relationship?</w:t>
      </w:r>
    </w:p>
    <w:p w14:paraId="08EDCC77" w14:textId="63395D61" w:rsidR="7B3ABD68" w:rsidRPr="008B446E" w:rsidRDefault="7B3ABD68" w:rsidP="1AE4FF0F">
      <w:r w:rsidRPr="008B446E">
        <w:t>Patients generally do not have a single provider throughout their lifetime. Their providers change as they go from pediatric providers to adult providers. In addition, older patients with chronic conditions may go to specialists across many different areas. Each of these providers will likely have a different patient portal. It’s tough for patients to manage different credentials across each organization let alone aggregating them to a single platform.</w:t>
      </w:r>
    </w:p>
    <w:p w14:paraId="7228873E" w14:textId="60DC4910" w:rsidR="7B3ABD68" w:rsidRPr="008B446E" w:rsidRDefault="7B3ABD68" w:rsidP="1AE4FF0F">
      <w:r w:rsidRPr="008B446E">
        <w:t xml:space="preserve">New technologies such as CLEAR, ID.me, etc. Use a combination of identity cards and biometric data (i.e. taking a selfie from your phone). These technologies can be used to uniquely identify a patient. </w:t>
      </w:r>
      <w:r w:rsidR="00FB56C9" w:rsidRPr="008B446E">
        <w:t>Patients</w:t>
      </w:r>
      <w:r w:rsidRPr="008B446E">
        <w:t xml:space="preserve"> can use them to validate their identity so they can pull their medical records from the EMRs directly. We’ve seen athenahealth recently implement the IAS use-case to use CLEAR to validate identity instead of remembering patient portal credentials.</w:t>
      </w:r>
    </w:p>
    <w:p w14:paraId="090DA5D6" w14:textId="79020CA4" w:rsidR="7B3ABD68" w:rsidRPr="008B446E" w:rsidRDefault="7B3ABD68" w:rsidP="1AE4FF0F">
      <w:r w:rsidRPr="008B446E">
        <w:t>CMS could work with these identity providers to set frameworks for Medicare and Medicaid patients to use their applications to manage their medical records. Providers may need help from their EMR vendor to support IAS workflows that are powered by digital identity credentials such as CLEAR, ID.me, etc. Once the vendors support this flow, providers organizations would need to be educated on how to deploy this new workflow with their patients.</w:t>
      </w:r>
    </w:p>
    <w:p w14:paraId="17B958F5" w14:textId="6769064D" w:rsidR="7B3ABD68" w:rsidRPr="008B446E" w:rsidRDefault="7B3ABD68" w:rsidP="1AE4FF0F">
      <w:r w:rsidRPr="008B446E">
        <w:t>One potential downside is that patient portals are often more than just viewers of a patient’s historical record. Patients also use them to schedule appointments, message their providers, or order refills. If IAS is implemented for reading data only, patients may still need to maintain multiple logins for other functions. If IAS workflows can also use FHIR resources for reading and writing back data, patient centric applications could leverage those APIs to also schedule appointments, message providers, and order prescription refills.</w:t>
      </w:r>
    </w:p>
    <w:p w14:paraId="54458034" w14:textId="45FC9F49" w:rsidR="7B3ABD68" w:rsidRPr="008B446E" w:rsidRDefault="7B3ABD68" w:rsidP="1AE4FF0F">
      <w:r w:rsidRPr="008B446E">
        <w:t xml:space="preserve">Another downside is that these workflows typically require smartphones or other biometric devices. </w:t>
      </w:r>
      <w:r w:rsidR="002F3C92" w:rsidRPr="008B446E">
        <w:t>Patients</w:t>
      </w:r>
      <w:r w:rsidRPr="008B446E">
        <w:t xml:space="preserve"> who do not have access to them may be left out and still need access to their patient portal credentials.</w:t>
      </w:r>
    </w:p>
    <w:p w14:paraId="542A0FDB" w14:textId="255C92C9" w:rsidR="7B3ABD68" w:rsidRPr="008B446E" w:rsidRDefault="7B3ABD68" w:rsidP="1AE4FF0F">
      <w:r w:rsidRPr="008B446E">
        <w:lastRenderedPageBreak/>
        <w:t>Balancing privacy with convenience to data is also key. CMS could have a tiered access approach. Where non-sensitive data requires IAL-1 verification and sensitive data requires IAL-2 data or higher.</w:t>
      </w:r>
    </w:p>
    <w:p w14:paraId="6CFB543D" w14:textId="77777777" w:rsidR="00A450C5" w:rsidRPr="007260E5" w:rsidRDefault="00A450C5" w:rsidP="00A450C5">
      <w:pPr>
        <w:rPr>
          <w:b/>
          <w:bCs/>
        </w:rPr>
      </w:pPr>
      <w:r w:rsidRPr="007260E5">
        <w:rPr>
          <w:b/>
          <w:bCs/>
        </w:rPr>
        <w:t>a. What would providers need help with to accelerate the transition to a single set of trusted digital identity credentials for the patient to keep track of, instead of one for each provider?</w:t>
      </w:r>
    </w:p>
    <w:p w14:paraId="00DB94F6" w14:textId="77777777" w:rsidR="00A450C5" w:rsidRPr="007260E5" w:rsidRDefault="00A450C5" w:rsidP="00A450C5">
      <w:pPr>
        <w:rPr>
          <w:b/>
          <w:bCs/>
        </w:rPr>
      </w:pPr>
      <w:r w:rsidRPr="007260E5">
        <w:rPr>
          <w:b/>
          <w:bCs/>
        </w:rPr>
        <w:t>b. How might CMS balance patient privacy with convenience and access to digital health products and services that may lead to significant improvements in health?</w:t>
      </w:r>
    </w:p>
    <w:p w14:paraId="02EE4AF5" w14:textId="77777777" w:rsidR="00A450C5" w:rsidRPr="007260E5" w:rsidRDefault="00A450C5" w:rsidP="00A450C5">
      <w:pPr>
        <w:rPr>
          <w:b/>
          <w:bCs/>
        </w:rPr>
      </w:pPr>
      <w:r w:rsidRPr="007260E5">
        <w:rPr>
          <w:b/>
          <w:bCs/>
        </w:rPr>
        <w:t>PR-10. Regarding digital identity credentials (for example, CLEAR, Login.gov, ID.me, other NIST 800-63-3 IAL2/AAL2 CSPs):</w:t>
      </w:r>
    </w:p>
    <w:p w14:paraId="0ABE4537" w14:textId="77777777" w:rsidR="00A450C5" w:rsidRPr="007260E5" w:rsidRDefault="00A450C5" w:rsidP="00A450C5">
      <w:pPr>
        <w:rPr>
          <w:b/>
          <w:bCs/>
        </w:rPr>
      </w:pPr>
      <w:r w:rsidRPr="007260E5">
        <w:rPr>
          <w:b/>
          <w:bCs/>
        </w:rPr>
        <w:t>a. What are the challenges and benefits for providers?</w:t>
      </w:r>
    </w:p>
    <w:p w14:paraId="5DE87B8A" w14:textId="3DF2925D" w:rsidR="00B8D619" w:rsidRPr="008B446E" w:rsidRDefault="00B8D619" w:rsidP="1AE4FF0F">
      <w:pPr>
        <w:pStyle w:val="ListParagraph"/>
        <w:numPr>
          <w:ilvl w:val="0"/>
          <w:numId w:val="30"/>
        </w:numPr>
      </w:pPr>
      <w:r w:rsidRPr="008B446E">
        <w:t>Benefits</w:t>
      </w:r>
    </w:p>
    <w:p w14:paraId="318A4F18" w14:textId="789AB75A" w:rsidR="00B8D619" w:rsidRPr="008B446E" w:rsidRDefault="3BA20675" w:rsidP="1AE4FF0F">
      <w:pPr>
        <w:pStyle w:val="ListParagraph"/>
        <w:numPr>
          <w:ilvl w:val="1"/>
          <w:numId w:val="30"/>
        </w:numPr>
      </w:pPr>
      <w:r>
        <w:t>This</w:t>
      </w:r>
      <w:r w:rsidR="00B8D619">
        <w:t xml:space="preserve"> </w:t>
      </w:r>
      <w:r>
        <w:t>could potentially reduce the number</w:t>
      </w:r>
      <w:r w:rsidR="00B8D619" w:rsidRPr="008B446E">
        <w:t xml:space="preserve"> requests for password resets</w:t>
      </w:r>
      <w:r w:rsidR="4EC74543">
        <w:t xml:space="preserve"> and</w:t>
      </w:r>
      <w:r w:rsidR="00B8D619" w:rsidRPr="008B446E">
        <w:t xml:space="preserve"> health care records faxed </w:t>
      </w:r>
      <w:r w:rsidR="0EA3B7B6">
        <w:t>to patient</w:t>
      </w:r>
      <w:r w:rsidR="00B8D619">
        <w:t>s</w:t>
      </w:r>
      <w:r w:rsidR="00B8D619" w:rsidRPr="008B446E">
        <w:t>.</w:t>
      </w:r>
    </w:p>
    <w:p w14:paraId="20772A9D" w14:textId="68323825" w:rsidR="00B8D619" w:rsidRPr="008B446E" w:rsidRDefault="00B8D619" w:rsidP="1AE4FF0F">
      <w:pPr>
        <w:pStyle w:val="ListParagraph"/>
        <w:numPr>
          <w:ilvl w:val="1"/>
          <w:numId w:val="30"/>
        </w:numPr>
      </w:pPr>
      <w:r w:rsidRPr="008B446E">
        <w:t>Patients can aggregate their records and share them with their providers more easily</w:t>
      </w:r>
    </w:p>
    <w:p w14:paraId="70CD3856" w14:textId="4C22AECB" w:rsidR="00B8D619" w:rsidRPr="008B446E" w:rsidRDefault="00B8D619" w:rsidP="1AE4FF0F">
      <w:pPr>
        <w:pStyle w:val="ListParagraph"/>
        <w:numPr>
          <w:ilvl w:val="1"/>
          <w:numId w:val="30"/>
        </w:numPr>
      </w:pPr>
      <w:r w:rsidRPr="008B446E">
        <w:t>Framework allows for better auditing and authentication</w:t>
      </w:r>
    </w:p>
    <w:p w14:paraId="2111950A" w14:textId="7A8F786F" w:rsidR="00B8D619" w:rsidRPr="008B446E" w:rsidRDefault="00B8D619" w:rsidP="1AE4FF0F">
      <w:pPr>
        <w:pStyle w:val="ListParagraph"/>
        <w:numPr>
          <w:ilvl w:val="0"/>
          <w:numId w:val="30"/>
        </w:numPr>
      </w:pPr>
      <w:r w:rsidRPr="008B446E">
        <w:t>Challenges</w:t>
      </w:r>
    </w:p>
    <w:p w14:paraId="19ECACA9" w14:textId="590B1D82" w:rsidR="00B8D619" w:rsidRPr="008B446E" w:rsidRDefault="00B8D619" w:rsidP="1AE4FF0F">
      <w:pPr>
        <w:pStyle w:val="ListParagraph"/>
        <w:numPr>
          <w:ilvl w:val="1"/>
          <w:numId w:val="30"/>
        </w:numPr>
      </w:pPr>
      <w:r w:rsidRPr="008B446E">
        <w:t>Ensuring these methods integrate all patient portal functions with EMRs at scale</w:t>
      </w:r>
    </w:p>
    <w:p w14:paraId="73C61B48" w14:textId="1155A898" w:rsidR="00B8D619" w:rsidRPr="008B446E" w:rsidRDefault="00B8D619" w:rsidP="1AE4FF0F">
      <w:pPr>
        <w:pStyle w:val="ListParagraph"/>
        <w:numPr>
          <w:ilvl w:val="1"/>
          <w:numId w:val="30"/>
        </w:numPr>
      </w:pPr>
      <w:r w:rsidRPr="008B446E">
        <w:t>Training providers and patients to use these methods</w:t>
      </w:r>
    </w:p>
    <w:p w14:paraId="3D0408B1" w14:textId="6437D7B6" w:rsidR="00B8D619" w:rsidRPr="008B446E" w:rsidRDefault="00B8D619" w:rsidP="1AE4FF0F">
      <w:pPr>
        <w:pStyle w:val="ListParagraph"/>
        <w:numPr>
          <w:ilvl w:val="1"/>
          <w:numId w:val="30"/>
        </w:numPr>
      </w:pPr>
      <w:r w:rsidRPr="008B446E">
        <w:t>Ensuring patients across rural and urban areas have devices that can utilize digital identity credentials</w:t>
      </w:r>
    </w:p>
    <w:p w14:paraId="40721466" w14:textId="77777777" w:rsidR="00A450C5" w:rsidRPr="007260E5" w:rsidRDefault="00A450C5" w:rsidP="00A450C5">
      <w:pPr>
        <w:rPr>
          <w:b/>
          <w:bCs/>
        </w:rPr>
      </w:pPr>
      <w:r w:rsidRPr="007260E5">
        <w:rPr>
          <w:b/>
          <w:bCs/>
        </w:rPr>
        <w:t xml:space="preserve">b. How would </w:t>
      </w:r>
      <w:proofErr w:type="gramStart"/>
      <w:r w:rsidRPr="007260E5">
        <w:rPr>
          <w:b/>
          <w:bCs/>
        </w:rPr>
        <w:t>requiring</w:t>
      </w:r>
      <w:proofErr w:type="gramEnd"/>
      <w:r w:rsidRPr="007260E5">
        <w:rPr>
          <w:b/>
          <w:bCs/>
        </w:rPr>
        <w:t xml:space="preserve"> their use improve access to health information?</w:t>
      </w:r>
    </w:p>
    <w:p w14:paraId="36DD3915" w14:textId="01E811C0" w:rsidR="23DFE657" w:rsidRPr="00E821F1" w:rsidRDefault="23DFE657" w:rsidP="1AE4FF0F">
      <w:r w:rsidRPr="00E821F1">
        <w:t xml:space="preserve">Currently health care data is disparate and scattered from a patient’s </w:t>
      </w:r>
      <w:r w:rsidR="008B446E" w:rsidRPr="00E821F1">
        <w:t>perspective</w:t>
      </w:r>
      <w:r w:rsidRPr="00E821F1">
        <w:t xml:space="preserve">. Patients should at least be able to use these methods to locate where the clinical data across provider EMRs, laboratories, and imaging centers. </w:t>
      </w:r>
      <w:r>
        <w:t xml:space="preserve">Then </w:t>
      </w:r>
      <w:r w:rsidR="556F7DAE">
        <w:t>retrieve the data into a single</w:t>
      </w:r>
      <w:r w:rsidRPr="00E821F1">
        <w:t xml:space="preserve"> application </w:t>
      </w:r>
      <w:r w:rsidR="556F7DAE">
        <w:t>for convenience</w:t>
      </w:r>
      <w:r w:rsidRPr="00E821F1">
        <w:t>.</w:t>
      </w:r>
    </w:p>
    <w:p w14:paraId="73856E35" w14:textId="77777777" w:rsidR="00A450C5" w:rsidRPr="007260E5" w:rsidRDefault="00A450C5" w:rsidP="00A450C5">
      <w:pPr>
        <w:rPr>
          <w:b/>
          <w:bCs/>
        </w:rPr>
      </w:pPr>
      <w:r w:rsidRPr="007260E5">
        <w:rPr>
          <w:b/>
          <w:bCs/>
        </w:rPr>
        <w:t>c. What are the potential downsides?</w:t>
      </w:r>
    </w:p>
    <w:p w14:paraId="160A244C" w14:textId="0F580BA3" w:rsidR="4F2BAED0" w:rsidRPr="00E821F1" w:rsidRDefault="4F2BAED0" w:rsidP="1AE4FF0F">
      <w:r w:rsidRPr="00E821F1">
        <w:t xml:space="preserve">Providers and patients will need to be educated on these workflows. Also, patients need devices that support collecting biometric data. </w:t>
      </w:r>
    </w:p>
    <w:p w14:paraId="60E1D03A" w14:textId="77777777" w:rsidR="00A450C5" w:rsidRPr="007260E5" w:rsidRDefault="00A450C5" w:rsidP="00A450C5">
      <w:pPr>
        <w:rPr>
          <w:b/>
          <w:bCs/>
        </w:rPr>
      </w:pPr>
      <w:r w:rsidRPr="007260E5">
        <w:rPr>
          <w:b/>
          <w:bCs/>
        </w:rPr>
        <w:t>d. What impact would mandatory credentials have on a nationwide provider directory?</w:t>
      </w:r>
    </w:p>
    <w:p w14:paraId="67AE4015" w14:textId="41B0AAFC" w:rsidR="4EA29991" w:rsidRPr="00E821F1" w:rsidRDefault="4EA29991" w:rsidP="1AE4FF0F">
      <w:r w:rsidRPr="00E821F1">
        <w:lastRenderedPageBreak/>
        <w:t xml:space="preserve">Having mandatory credentials will </w:t>
      </w:r>
      <w:r w:rsidR="1784F090" w:rsidRPr="00E821F1">
        <w:t xml:space="preserve">improve trust in nationwide data exchange since providers are being authenticated. </w:t>
      </w:r>
      <w:r w:rsidR="7E46C2D1" w:rsidRPr="00E821F1">
        <w:t>Currently, organizations have issues maintaining a list of providers across their referring or ancillary providers patients may go to. This could improve data flow across those providers for coordinated care.</w:t>
      </w:r>
    </w:p>
    <w:p w14:paraId="51FE2D57" w14:textId="77777777" w:rsidR="00A450C5" w:rsidRPr="007260E5" w:rsidRDefault="00A450C5" w:rsidP="00A450C5">
      <w:pPr>
        <w:rPr>
          <w:b/>
          <w:bCs/>
        </w:rPr>
      </w:pPr>
      <w:r w:rsidRPr="007260E5">
        <w:rPr>
          <w:b/>
          <w:bCs/>
        </w:rPr>
        <w:t>e. How could digital identity implementation improve provider data flow?</w:t>
      </w:r>
    </w:p>
    <w:p w14:paraId="7391FBE3" w14:textId="27BF9C02" w:rsidR="396826A9" w:rsidRPr="00E821F1" w:rsidRDefault="396826A9" w:rsidP="1AE4FF0F">
      <w:r w:rsidRPr="00E821F1">
        <w:t>Digital identity implementation could allow other use cases such as scheduling and referrals to go through the networks and reduce the burden on the patient for follow-ups.</w:t>
      </w:r>
    </w:p>
    <w:p w14:paraId="1F1E4E81" w14:textId="77777777" w:rsidR="00A450C5" w:rsidRPr="007260E5" w:rsidRDefault="00A450C5" w:rsidP="00A450C5">
      <w:pPr>
        <w:rPr>
          <w:b/>
          <w:bCs/>
        </w:rPr>
      </w:pPr>
      <w:r w:rsidRPr="007260E5">
        <w:rPr>
          <w:b/>
          <w:bCs/>
        </w:rPr>
        <w:t xml:space="preserve">f. Would combining FHIR </w:t>
      </w:r>
      <w:proofErr w:type="gramStart"/>
      <w:r w:rsidRPr="007260E5">
        <w:rPr>
          <w:b/>
          <w:bCs/>
        </w:rPr>
        <w:t>addresses</w:t>
      </w:r>
      <w:proofErr w:type="gramEnd"/>
      <w:r w:rsidRPr="007260E5">
        <w:rPr>
          <w:b/>
          <w:bCs/>
        </w:rPr>
        <w:t xml:space="preserve"> and identity improve data flow?</w:t>
      </w:r>
    </w:p>
    <w:p w14:paraId="643FE20F" w14:textId="089B995B" w:rsidR="005D79A3" w:rsidRPr="00E821F1" w:rsidRDefault="005D79A3" w:rsidP="1AE4FF0F">
      <w:r w:rsidRPr="00E821F1">
        <w:t xml:space="preserve">Matching FHIR addresses to provider identity would make it easier for providers to exchange data nationwide. </w:t>
      </w:r>
      <w:r w:rsidR="77A49A97" w:rsidRPr="00E821F1">
        <w:t xml:space="preserve">This would allow providers to send the patient’s chart when referring them or pull their chart notes from other encounters in a </w:t>
      </w:r>
      <w:r w:rsidR="00E821F1" w:rsidRPr="00E821F1">
        <w:t>standards-based</w:t>
      </w:r>
      <w:r w:rsidR="77A49A97" w:rsidRPr="00E821F1">
        <w:t xml:space="preserve"> trust network. </w:t>
      </w:r>
      <w:r w:rsidR="44899BED" w:rsidRPr="00E821F1">
        <w:t>FHIR also allows providers to easily control what specific data should be sent across the network as opposed to the current framework of sending a CCDA.</w:t>
      </w:r>
    </w:p>
    <w:p w14:paraId="68B673EB" w14:textId="6221D41F" w:rsidR="00A450C5" w:rsidRPr="007260E5" w:rsidRDefault="00A450C5" w:rsidP="00A450C5">
      <w:pPr>
        <w:rPr>
          <w:b/>
          <w:bCs/>
        </w:rPr>
      </w:pPr>
      <w:r w:rsidRPr="007260E5">
        <w:rPr>
          <w:b/>
          <w:bCs/>
        </w:rPr>
        <w:t>PR-11. How could members of trust communities</w:t>
      </w:r>
      <w:r w:rsidRPr="007260E5">
        <w:rPr>
          <w:rFonts w:ascii="Arial" w:hAnsi="Arial" w:cs="Arial"/>
          <w:b/>
          <w:bCs/>
        </w:rPr>
        <w:t> </w:t>
      </w:r>
      <w:r w:rsidRPr="007260E5">
        <w:rPr>
          <w:b/>
          <w:bCs/>
          <w:vertAlign w:val="superscript"/>
        </w:rPr>
        <w:t>[</w:t>
      </w:r>
      <w:hyperlink w:anchor="footnote-3-p21038">
        <w:r w:rsidRPr="007260E5">
          <w:rPr>
            <w:rStyle w:val="Hyperlink"/>
            <w:b/>
            <w:bCs/>
            <w:vertAlign w:val="superscript"/>
          </w:rPr>
          <w:t>3</w:t>
        </w:r>
      </w:hyperlink>
      <w:r w:rsidRPr="007260E5">
        <w:rPr>
          <w:b/>
          <w:bCs/>
          <w:vertAlign w:val="superscript"/>
        </w:rPr>
        <w:t xml:space="preserve">] </w:t>
      </w:r>
      <w:r w:rsidRPr="007260E5">
        <w:rPr>
          <w:b/>
          <w:bCs/>
        </w:rPr>
        <w:t>(for example, QHINs, participants and sub</w:t>
      </w:r>
      <w:r w:rsidR="1751E020" w:rsidRPr="007260E5">
        <w:rPr>
          <w:b/>
          <w:bCs/>
        </w:rPr>
        <w:t>-</w:t>
      </w:r>
      <w:r w:rsidRPr="007260E5">
        <w:rPr>
          <w:b/>
          <w:bCs/>
        </w:rPr>
        <w:t xml:space="preserve">participants in TEFCA, which requires Identity Assurance Level 2 (IAL2) via Credential Service Providers (CSPs)) better support the goals of reduced provider and patient burden while also enhancing identity management and security? </w:t>
      </w:r>
    </w:p>
    <w:p w14:paraId="3CB0BEC8" w14:textId="4228BFF2" w:rsidR="00F013EE" w:rsidRPr="00E821F1" w:rsidRDefault="00C9604D" w:rsidP="00A450C5">
      <w:r w:rsidRPr="00E821F1">
        <w:t xml:space="preserve">At least 60% of hospitals are planning to or are part of a QHIN that’s part of </w:t>
      </w:r>
      <w:hyperlink r:id="rId12" w:history="1">
        <w:r w:rsidRPr="00E821F1">
          <w:rPr>
            <w:rStyle w:val="Hyperlink"/>
            <w:color w:val="auto"/>
          </w:rPr>
          <w:t>TEFCA</w:t>
        </w:r>
      </w:hyperlink>
      <w:r w:rsidRPr="00E821F1">
        <w:t>.</w:t>
      </w:r>
      <w:r w:rsidR="00681A29" w:rsidRPr="00E821F1">
        <w:t xml:space="preserve"> QHIN’s such as CommonWell have 260M+ patients on </w:t>
      </w:r>
      <w:r w:rsidR="00D345FA" w:rsidRPr="00E821F1">
        <w:t>its</w:t>
      </w:r>
      <w:r w:rsidR="00681A29" w:rsidRPr="00E821F1">
        <w:t xml:space="preserve"> network. TEFCA is positioned to enable </w:t>
      </w:r>
      <w:proofErr w:type="gramStart"/>
      <w:r w:rsidR="00681A29" w:rsidRPr="00E821F1">
        <w:t>a majority of</w:t>
      </w:r>
      <w:proofErr w:type="gramEnd"/>
      <w:r w:rsidR="00681A29" w:rsidRPr="00E821F1">
        <w:t xml:space="preserve"> the patients in the US to get more convenient access to their data via IAL2 verification via CSPs. This reduces the burden on them to maintain multiple credentials. Similarly, provider organizations may be less </w:t>
      </w:r>
      <w:proofErr w:type="gramStart"/>
      <w:r w:rsidR="00681A29" w:rsidRPr="00E821F1">
        <w:t>burden</w:t>
      </w:r>
      <w:proofErr w:type="gramEnd"/>
      <w:r w:rsidR="00681A29" w:rsidRPr="00E821F1">
        <w:t xml:space="preserve"> by password resets or requests for records by patients.</w:t>
      </w:r>
    </w:p>
    <w:p w14:paraId="3A89DC08" w14:textId="01736E08" w:rsidR="00A450C5" w:rsidRPr="00A450C5" w:rsidRDefault="00A450C5" w:rsidP="00A450C5">
      <w:pPr>
        <w:rPr>
          <w:b/>
          <w:bCs/>
        </w:rPr>
      </w:pPr>
      <w:r w:rsidRPr="00A450C5">
        <w:rPr>
          <w:b/>
          <w:bCs/>
        </w:rPr>
        <w:t>4. Information Blocking</w:t>
      </w:r>
    </w:p>
    <w:p w14:paraId="55CAFAB1" w14:textId="77777777" w:rsidR="00A450C5" w:rsidRPr="007260E5" w:rsidRDefault="00A450C5" w:rsidP="00A450C5">
      <w:pPr>
        <w:rPr>
          <w:b/>
          <w:bCs/>
        </w:rPr>
      </w:pPr>
      <w:r w:rsidRPr="007260E5">
        <w:rPr>
          <w:b/>
          <w:bCs/>
        </w:rPr>
        <w:t>PR-12. Should ASTP/ONC consider removing or revising any of the information blocking exceptions or conditions within the exceptions (</w:t>
      </w:r>
      <w:hyperlink r:id="rId13" w:tgtFrame="_blank" w:history="1">
        <w:r w:rsidRPr="007260E5">
          <w:rPr>
            <w:rStyle w:val="Hyperlink"/>
            <w:b/>
            <w:bCs/>
          </w:rPr>
          <w:t>45 CFR part 171, subparts B</w:t>
        </w:r>
      </w:hyperlink>
      <w:r w:rsidRPr="007260E5">
        <w:rPr>
          <w:b/>
          <w:bCs/>
        </w:rPr>
        <w:t xml:space="preserve"> through </w:t>
      </w:r>
      <w:hyperlink r:id="rId14" w:tgtFrame="_blank" w:history="1">
        <w:r w:rsidRPr="007260E5">
          <w:rPr>
            <w:rStyle w:val="Hyperlink"/>
            <w:b/>
            <w:bCs/>
          </w:rPr>
          <w:t>D</w:t>
        </w:r>
      </w:hyperlink>
      <w:r w:rsidRPr="007260E5">
        <w:rPr>
          <w:b/>
          <w:bCs/>
        </w:rPr>
        <w:t>) to further the access, exchange, and use of electronic health information (EHI) and to promote market competition?</w:t>
      </w:r>
    </w:p>
    <w:p w14:paraId="7FE17398" w14:textId="071C7C11" w:rsidR="00562EC9" w:rsidRPr="00E821F1" w:rsidRDefault="005E2882" w:rsidP="00A450C5">
      <w:r w:rsidRPr="00E821F1">
        <w:t>The go</w:t>
      </w:r>
      <w:r w:rsidR="00562EC9" w:rsidRPr="00E821F1">
        <w:t xml:space="preserve">al </w:t>
      </w:r>
      <w:r w:rsidRPr="00E821F1">
        <w:t xml:space="preserve">of </w:t>
      </w:r>
      <w:proofErr w:type="gramStart"/>
      <w:r w:rsidRPr="00E821F1">
        <w:t>information blocking</w:t>
      </w:r>
      <w:proofErr w:type="gramEnd"/>
      <w:r w:rsidRPr="00E821F1">
        <w:t xml:space="preserve"> should be to ensure that critical patient data can be transmitted </w:t>
      </w:r>
      <w:r w:rsidR="00781791" w:rsidRPr="00E821F1">
        <w:t xml:space="preserve">to external organizations, </w:t>
      </w:r>
      <w:r w:rsidR="00CA5AD2" w:rsidRPr="00E821F1">
        <w:t xml:space="preserve">applications, systems, etc. that require it. </w:t>
      </w:r>
      <w:r w:rsidR="00562EC9" w:rsidRPr="00E821F1">
        <w:t>Health IT vendors should compete on functionality and value rather than interoperability and data access.</w:t>
      </w:r>
    </w:p>
    <w:p w14:paraId="39B5DAA2" w14:textId="3A56DE89" w:rsidR="00E73505" w:rsidRPr="00E821F1" w:rsidRDefault="00562EC9" w:rsidP="00A450C5">
      <w:r w:rsidRPr="00E821F1">
        <w:t xml:space="preserve"> Some recommendations to revise the Information Section are:</w:t>
      </w:r>
    </w:p>
    <w:p w14:paraId="7B4C2E48" w14:textId="73690E7C" w:rsidR="00562EC9" w:rsidRPr="00E821F1" w:rsidRDefault="004E0A60" w:rsidP="00562EC9">
      <w:pPr>
        <w:pStyle w:val="ListParagraph"/>
        <w:numPr>
          <w:ilvl w:val="0"/>
          <w:numId w:val="24"/>
        </w:numPr>
      </w:pPr>
      <w:r w:rsidRPr="00E821F1">
        <w:lastRenderedPageBreak/>
        <w:t xml:space="preserve">The security language could be tightened to reflect standards </w:t>
      </w:r>
      <w:r w:rsidR="00DD3FF1" w:rsidRPr="00E821F1">
        <w:t xml:space="preserve">such as </w:t>
      </w:r>
      <w:r w:rsidRPr="00E821F1">
        <w:t xml:space="preserve">HITRUST </w:t>
      </w:r>
      <w:r w:rsidR="0088694D" w:rsidRPr="00E821F1">
        <w:t>certifications</w:t>
      </w:r>
      <w:r w:rsidR="00736420" w:rsidRPr="00E821F1">
        <w:t>.</w:t>
      </w:r>
    </w:p>
    <w:p w14:paraId="7CDF03A7" w14:textId="19D216FE" w:rsidR="0088694D" w:rsidRPr="00E821F1" w:rsidRDefault="004B2F85" w:rsidP="00562EC9">
      <w:pPr>
        <w:pStyle w:val="ListParagraph"/>
        <w:numPr>
          <w:ilvl w:val="0"/>
          <w:numId w:val="24"/>
        </w:numPr>
      </w:pPr>
      <w:r w:rsidRPr="00E821F1">
        <w:t xml:space="preserve">If the infeasibility exception is invoked, health IT vendors should submit the </w:t>
      </w:r>
      <w:r w:rsidR="000A36C8" w:rsidRPr="00E821F1">
        <w:t xml:space="preserve">reason to ONC as well </w:t>
      </w:r>
      <w:r w:rsidR="00962ADF" w:rsidRPr="00E821F1">
        <w:t xml:space="preserve">as the parties involved. This way ONC can track </w:t>
      </w:r>
      <w:r w:rsidR="003439C5" w:rsidRPr="00E821F1">
        <w:t>this</w:t>
      </w:r>
      <w:r w:rsidR="00C816B1" w:rsidRPr="00E821F1">
        <w:t xml:space="preserve"> </w:t>
      </w:r>
      <w:proofErr w:type="gramStart"/>
      <w:r w:rsidR="00C816B1" w:rsidRPr="00E821F1">
        <w:t>exception</w:t>
      </w:r>
      <w:proofErr w:type="gramEnd"/>
      <w:r w:rsidR="00C816B1" w:rsidRPr="00E821F1">
        <w:t xml:space="preserve"> and it can influence strategy around USCDI</w:t>
      </w:r>
      <w:r w:rsidR="00CB7ED7" w:rsidRPr="00E821F1">
        <w:t xml:space="preserve"> resource</w:t>
      </w:r>
      <w:r w:rsidR="00BC7342" w:rsidRPr="00E821F1">
        <w:t xml:space="preserve"> expansion.</w:t>
      </w:r>
    </w:p>
    <w:p w14:paraId="670045B2" w14:textId="77777777" w:rsidR="00A450C5" w:rsidRPr="007260E5" w:rsidRDefault="00A450C5" w:rsidP="00A450C5">
      <w:pPr>
        <w:rPr>
          <w:b/>
          <w:bCs/>
        </w:rPr>
      </w:pPr>
      <w:r w:rsidRPr="007260E5">
        <w:rPr>
          <w:b/>
          <w:bCs/>
        </w:rPr>
        <w:t xml:space="preserve">PR-13. For any category of healthcare provider (as defined in </w:t>
      </w:r>
      <w:hyperlink r:id="rId15" w:tgtFrame="_blank" w:history="1">
        <w:r w:rsidRPr="007260E5">
          <w:rPr>
            <w:rStyle w:val="Hyperlink"/>
            <w:b/>
            <w:bCs/>
          </w:rPr>
          <w:t>42 U.S.C. 300jj(3)</w:t>
        </w:r>
      </w:hyperlink>
      <w:r w:rsidRPr="007260E5">
        <w:rPr>
          <w:b/>
          <w:bCs/>
        </w:rPr>
        <w:t>), without a current information blocking disincentive established by CMS, what would be the most effective disincentive for that category of provider?</w:t>
      </w:r>
    </w:p>
    <w:p w14:paraId="5D98BBA0" w14:textId="1EA4FF66" w:rsidR="00D32C76" w:rsidRPr="00E821F1" w:rsidRDefault="00E12DF9" w:rsidP="00A450C5">
      <w:r w:rsidRPr="00E821F1">
        <w:t>We have seen provider organizations</w:t>
      </w:r>
      <w:r w:rsidR="00706279" w:rsidRPr="00E821F1">
        <w:t xml:space="preserve"> such as MSOs</w:t>
      </w:r>
      <w:r w:rsidRPr="00E821F1">
        <w:t xml:space="preserve"> respond </w:t>
      </w:r>
      <w:r w:rsidR="00A4616F" w:rsidRPr="00E821F1">
        <w:t xml:space="preserve">to the potential fines </w:t>
      </w:r>
      <w:r w:rsidR="00E8493D" w:rsidRPr="00E821F1">
        <w:t xml:space="preserve">in reimbursement </w:t>
      </w:r>
      <w:r w:rsidR="00706279" w:rsidRPr="00E821F1">
        <w:t>f</w:t>
      </w:r>
      <w:r w:rsidR="00F502A7" w:rsidRPr="00E821F1">
        <w:t xml:space="preserve">or failing to report data on new </w:t>
      </w:r>
      <w:proofErr w:type="spellStart"/>
      <w:r w:rsidR="00F502A7" w:rsidRPr="00E821F1">
        <w:t>eCQMs</w:t>
      </w:r>
      <w:proofErr w:type="spellEnd"/>
      <w:r w:rsidR="00F502A7" w:rsidRPr="00E821F1">
        <w:t xml:space="preserve">. A similar methodology could work where provider organizations that engage in information blocking </w:t>
      </w:r>
      <w:r w:rsidR="220CC819">
        <w:t xml:space="preserve">for specific use-cases </w:t>
      </w:r>
      <w:r w:rsidR="00F502A7" w:rsidRPr="00E821F1">
        <w:t>could be fined</w:t>
      </w:r>
      <w:r w:rsidR="000F225B" w:rsidRPr="00E821F1">
        <w:t>.</w:t>
      </w:r>
    </w:p>
    <w:p w14:paraId="107E9F00" w14:textId="77777777" w:rsidR="00A450C5" w:rsidRPr="007260E5" w:rsidRDefault="00A450C5" w:rsidP="00A450C5">
      <w:pPr>
        <w:rPr>
          <w:b/>
          <w:bCs/>
        </w:rPr>
      </w:pPr>
      <w:r w:rsidRPr="007260E5">
        <w:rPr>
          <w:b/>
          <w:bCs/>
        </w:rPr>
        <w:t>PR-14. How can CMS encourage providers to submit information blocking complaints to ASTP/ONC's Information Blocking Portal? What would be the impact? Would it advance or negatively impact data exchange?</w:t>
      </w:r>
    </w:p>
    <w:p w14:paraId="5A5174CF" w14:textId="5BD6D6C0" w:rsidR="00D32C76" w:rsidRPr="00E821F1" w:rsidRDefault="00D32C76" w:rsidP="00D32C76">
      <w:pPr>
        <w:spacing w:before="240" w:after="240"/>
        <w:rPr>
          <w:rFonts w:ascii="Aptos" w:eastAsia="Aptos" w:hAnsi="Aptos" w:cs="Aptos"/>
        </w:rPr>
      </w:pPr>
      <w:r w:rsidRPr="00E821F1">
        <w:rPr>
          <w:rFonts w:ascii="Aptos" w:eastAsia="Aptos" w:hAnsi="Aptos" w:cs="Aptos"/>
        </w:rPr>
        <w:t xml:space="preserve">CMS can play a key role in encouraging payers to report instances of information blocking by making the process clearer, more accessible, and better supported. Many </w:t>
      </w:r>
      <w:proofErr w:type="gramStart"/>
      <w:r w:rsidRPr="00E821F1">
        <w:rPr>
          <w:rFonts w:ascii="Aptos" w:eastAsia="Aptos" w:hAnsi="Aptos" w:cs="Aptos"/>
        </w:rPr>
        <w:t>payers</w:t>
      </w:r>
      <w:proofErr w:type="gramEnd"/>
      <w:r w:rsidRPr="00E821F1">
        <w:rPr>
          <w:rFonts w:ascii="Aptos" w:eastAsia="Aptos" w:hAnsi="Aptos" w:cs="Aptos"/>
        </w:rPr>
        <w:t xml:space="preserve"> encounter challenges—such as providers or vendors refusing to share data—but may hesitate to report due to uncertainty or concerns about repercussions. CMS can address this by promoting the ONC’s Information Blocking Portal, providing clear guidance on what qualifies as information </w:t>
      </w:r>
      <w:r w:rsidR="00E821F1" w:rsidRPr="00E821F1">
        <w:rPr>
          <w:rFonts w:ascii="Aptos" w:eastAsia="Aptos" w:hAnsi="Aptos" w:cs="Aptos"/>
        </w:rPr>
        <w:t>blocking and</w:t>
      </w:r>
      <w:r w:rsidRPr="00E821F1">
        <w:rPr>
          <w:rFonts w:ascii="Aptos" w:eastAsia="Aptos" w:hAnsi="Aptos" w:cs="Aptos"/>
        </w:rPr>
        <w:t xml:space="preserve"> ensuring that all submissions are treated confidentially. While there may be concerns about impacting payer-provider relationships, encouraging constructive reporting can help improve transparency and lead to more open and consistent data sharing. </w:t>
      </w:r>
    </w:p>
    <w:p w14:paraId="64A6749A" w14:textId="1C07CB51" w:rsidR="00A450C5" w:rsidRPr="00A450C5" w:rsidRDefault="00A450C5" w:rsidP="00A450C5">
      <w:pPr>
        <w:rPr>
          <w:b/>
          <w:bCs/>
        </w:rPr>
      </w:pPr>
      <w:r w:rsidRPr="00A450C5">
        <w:rPr>
          <w:b/>
          <w:bCs/>
        </w:rPr>
        <w:t>D. Payers</w:t>
      </w:r>
      <w:r w:rsidR="0024610A">
        <w:rPr>
          <w:b/>
          <w:bCs/>
        </w:rPr>
        <w:t xml:space="preserve"> </w:t>
      </w:r>
    </w:p>
    <w:p w14:paraId="60D41B39" w14:textId="77777777" w:rsidR="00A450C5" w:rsidRPr="007260E5" w:rsidRDefault="00A450C5" w:rsidP="00A450C5">
      <w:pPr>
        <w:rPr>
          <w:b/>
          <w:bCs/>
        </w:rPr>
      </w:pPr>
      <w:r w:rsidRPr="007260E5">
        <w:rPr>
          <w:b/>
          <w:bCs/>
        </w:rPr>
        <w:t xml:space="preserve">PA-1. What policy or technical limitations do you see in TEFCA? What changes would you suggest </w:t>
      </w:r>
      <w:proofErr w:type="gramStart"/>
      <w:r w:rsidRPr="007260E5">
        <w:rPr>
          <w:b/>
          <w:bCs/>
        </w:rPr>
        <w:t>to address</w:t>
      </w:r>
      <w:proofErr w:type="gramEnd"/>
      <w:r w:rsidRPr="007260E5">
        <w:rPr>
          <w:b/>
          <w:bCs/>
        </w:rPr>
        <w:t xml:space="preserve"> those limitations? To what degree do you expect these limitations to hinder participation in TEFCA?</w:t>
      </w:r>
    </w:p>
    <w:p w14:paraId="677651B9" w14:textId="1B58BAAB" w:rsidR="0F8C4466" w:rsidRPr="00E821F1" w:rsidRDefault="623208A0" w:rsidP="293EDDBB">
      <w:r w:rsidRPr="00E821F1">
        <w:t xml:space="preserve">As the technical service provider for </w:t>
      </w:r>
      <w:r w:rsidR="26D163C4" w:rsidRPr="00E821F1">
        <w:t>CommonWell</w:t>
      </w:r>
      <w:r w:rsidRPr="00E821F1">
        <w:t xml:space="preserve">, ELLKAY has received multiple requests from payers to join the network. </w:t>
      </w:r>
      <w:r w:rsidR="2502FA6A" w:rsidRPr="00E821F1">
        <w:t xml:space="preserve">Payers primarily fall under the Health Care Operations data exchange use case to support HEDIS/Quality, Risk Adjustment, Utilization etc. Since </w:t>
      </w:r>
      <w:r w:rsidR="703CF669" w:rsidRPr="00E821F1">
        <w:t xml:space="preserve">Health Care Operations does not require a response from the network, we have seen very low </w:t>
      </w:r>
      <w:r w:rsidR="62CE0E97" w:rsidRPr="00E821F1">
        <w:t>response rates</w:t>
      </w:r>
      <w:r w:rsidR="703CF669" w:rsidRPr="00E821F1">
        <w:t xml:space="preserve"> </w:t>
      </w:r>
      <w:r w:rsidR="62CE0E97" w:rsidRPr="00E821F1">
        <w:t xml:space="preserve">for </w:t>
      </w:r>
      <w:proofErr w:type="gramStart"/>
      <w:r w:rsidR="62CE0E97" w:rsidRPr="00E821F1">
        <w:t>this</w:t>
      </w:r>
      <w:r w:rsidR="703CF669" w:rsidRPr="00E821F1">
        <w:t xml:space="preserve"> </w:t>
      </w:r>
      <w:r w:rsidR="62CE0E97" w:rsidRPr="00E821F1">
        <w:t>use</w:t>
      </w:r>
      <w:proofErr w:type="gramEnd"/>
      <w:r w:rsidR="62CE0E97" w:rsidRPr="00E821F1">
        <w:t xml:space="preserve"> case </w:t>
      </w:r>
      <w:r w:rsidR="703CF669" w:rsidRPr="00E821F1">
        <w:t xml:space="preserve">with </w:t>
      </w:r>
      <w:r w:rsidR="0F88634F" w:rsidRPr="00E821F1">
        <w:t>CommonWell</w:t>
      </w:r>
      <w:r w:rsidR="703CF669" w:rsidRPr="00E821F1">
        <w:t xml:space="preserve"> and are not able to recommend it to </w:t>
      </w:r>
      <w:r w:rsidR="703CF669" w:rsidRPr="00E821F1">
        <w:lastRenderedPageBreak/>
        <w:t xml:space="preserve">payers as a primary source of </w:t>
      </w:r>
      <w:r w:rsidR="4139BD1C" w:rsidRPr="00E821F1">
        <w:t xml:space="preserve">data. </w:t>
      </w:r>
      <w:r w:rsidR="37411861" w:rsidRPr="00E821F1">
        <w:t xml:space="preserve">Payers instead utilize </w:t>
      </w:r>
      <w:r w:rsidR="39A4AF4F" w:rsidRPr="00E821F1">
        <w:t>alternative</w:t>
      </w:r>
      <w:r w:rsidR="37411861" w:rsidRPr="00E821F1">
        <w:t xml:space="preserve"> solutions </w:t>
      </w:r>
      <w:r w:rsidR="39A4AF4F" w:rsidRPr="00E821F1">
        <w:t xml:space="preserve">like </w:t>
      </w:r>
      <w:r w:rsidR="37411861" w:rsidRPr="00E821F1">
        <w:t>ELLKAY</w:t>
      </w:r>
      <w:r w:rsidR="02660816" w:rsidRPr="00E821F1">
        <w:t xml:space="preserve"> </w:t>
      </w:r>
      <w:r w:rsidR="37411861" w:rsidRPr="00E821F1">
        <w:t>to establish point-to-point connections at the provider and/or EHR level</w:t>
      </w:r>
      <w:r w:rsidR="51AC2A58" w:rsidRPr="00E821F1">
        <w:t xml:space="preserve">. </w:t>
      </w:r>
    </w:p>
    <w:p w14:paraId="5665246D" w14:textId="7D69DC8E" w:rsidR="0F8C4466" w:rsidRPr="00E821F1" w:rsidRDefault="29C53EA5" w:rsidP="0F8C4466">
      <w:r w:rsidRPr="00E821F1">
        <w:t xml:space="preserve">We recommend </w:t>
      </w:r>
      <w:r w:rsidR="4CB55B46" w:rsidRPr="00E821F1">
        <w:t>CMS encourage more engagement and participation</w:t>
      </w:r>
      <w:r w:rsidR="0907E376" w:rsidRPr="00E821F1">
        <w:t xml:space="preserve"> from provider organizations</w:t>
      </w:r>
      <w:r w:rsidR="4CB55B46" w:rsidRPr="00E821F1">
        <w:t xml:space="preserve"> for</w:t>
      </w:r>
      <w:r w:rsidRPr="00E821F1">
        <w:t xml:space="preserve"> Health Care Operations </w:t>
      </w:r>
      <w:r w:rsidR="629112D6" w:rsidRPr="00E821F1">
        <w:t>use cases</w:t>
      </w:r>
      <w:r w:rsidRPr="00E821F1">
        <w:t>. B</w:t>
      </w:r>
      <w:r w:rsidR="18E37A6D" w:rsidRPr="00E821F1">
        <w:t xml:space="preserve">eing able to receive the data through a network would allow payers to </w:t>
      </w:r>
      <w:r w:rsidR="078C7BE6" w:rsidRPr="00E821F1">
        <w:t xml:space="preserve">quickly </w:t>
      </w:r>
      <w:r w:rsidR="18E37A6D" w:rsidRPr="00E821F1">
        <w:t xml:space="preserve">scale their </w:t>
      </w:r>
      <w:r w:rsidR="25FF7B3C" w:rsidRPr="00E821F1">
        <w:t>access to</w:t>
      </w:r>
      <w:r w:rsidR="18E37A6D" w:rsidRPr="00E821F1">
        <w:t xml:space="preserve"> provider</w:t>
      </w:r>
      <w:r w:rsidR="7715577D" w:rsidRPr="00E821F1">
        <w:t>s to retrieve member information</w:t>
      </w:r>
      <w:r w:rsidR="545EA96C" w:rsidRPr="00E821F1">
        <w:t xml:space="preserve">. Additionally, </w:t>
      </w:r>
      <w:r w:rsidR="18E37A6D" w:rsidRPr="00E821F1">
        <w:t>providers would not have to work individually with their co</w:t>
      </w:r>
      <w:r w:rsidR="4EBD3AA7" w:rsidRPr="00E821F1">
        <w:t xml:space="preserve">ntracted payers to set up separate access points outside of the network. </w:t>
      </w:r>
    </w:p>
    <w:p w14:paraId="44254D65" w14:textId="77777777" w:rsidR="00A450C5" w:rsidRPr="007260E5" w:rsidRDefault="00A450C5" w:rsidP="00A450C5">
      <w:pPr>
        <w:rPr>
          <w:b/>
          <w:bCs/>
        </w:rPr>
      </w:pPr>
      <w:r w:rsidRPr="007260E5">
        <w:rPr>
          <w:b/>
          <w:bCs/>
        </w:rPr>
        <w:t xml:space="preserve">PA-2. How can CMS encourage payers to accelerate the implementation and utilization of APIs for patients, providers, and other payers, </w:t>
      </w:r>
      <w:proofErr w:type="gramStart"/>
      <w:r w:rsidRPr="007260E5">
        <w:rPr>
          <w:b/>
          <w:bCs/>
        </w:rPr>
        <w:t>similar to</w:t>
      </w:r>
      <w:proofErr w:type="gramEnd"/>
      <w:r w:rsidRPr="007260E5">
        <w:rPr>
          <w:b/>
          <w:bCs/>
        </w:rPr>
        <w:t xml:space="preserve"> the Blue Button 2.0 and Data at the Point of Care APIs released by CMS? </w:t>
      </w:r>
    </w:p>
    <w:p w14:paraId="44EC7AEB" w14:textId="0AC69F6F" w:rsidR="05A21CD4" w:rsidRPr="00E821F1" w:rsidRDefault="69679C9C">
      <w:pPr>
        <w:rPr>
          <w:rFonts w:ascii="Aptos" w:eastAsia="Aptos" w:hAnsi="Aptos" w:cs="Aptos"/>
        </w:rPr>
      </w:pPr>
      <w:r w:rsidRPr="00E821F1">
        <w:rPr>
          <w:rFonts w:ascii="Aptos" w:eastAsia="Aptos" w:hAnsi="Aptos" w:cs="Aptos"/>
        </w:rPr>
        <w:t>As a leading healthcare data integration partner, ELLKAY believes CMS can play a critical role in accelerating API adoption by payers through a strategic mix of regulation, incentives, and support. Building on initiatives like Blue Button 2.0 and Data at the Point of Care, CMS can drive progress by enforcing FHIR-based API standards with clear mandates and accountability measures. At the same time, offering financial incentives, such as enhanced payments or grant programs, will encourage early adoption. To reduce implementation complexity</w:t>
      </w:r>
      <w:r w:rsidR="3933AC69" w:rsidRPr="00E821F1">
        <w:rPr>
          <w:rFonts w:ascii="Aptos" w:eastAsia="Aptos" w:hAnsi="Aptos" w:cs="Aptos"/>
        </w:rPr>
        <w:t xml:space="preserve">, </w:t>
      </w:r>
      <w:r w:rsidRPr="00E821F1">
        <w:rPr>
          <w:rFonts w:ascii="Aptos" w:eastAsia="Aptos" w:hAnsi="Aptos" w:cs="Aptos"/>
        </w:rPr>
        <w:t>especially for smaller payers</w:t>
      </w:r>
      <w:r w:rsidR="0E464E43" w:rsidRPr="00E821F1">
        <w:rPr>
          <w:rFonts w:ascii="Aptos" w:eastAsia="Aptos" w:hAnsi="Aptos" w:cs="Aptos"/>
        </w:rPr>
        <w:t xml:space="preserve">, </w:t>
      </w:r>
      <w:r w:rsidRPr="00E821F1">
        <w:rPr>
          <w:rFonts w:ascii="Aptos" w:eastAsia="Aptos" w:hAnsi="Aptos" w:cs="Aptos"/>
        </w:rPr>
        <w:t xml:space="preserve">CMS can provide technical resources. CMS can also drive progress through public dashboards, education, and partnerships with industry groups to align on use cases like prior authorization, HEDIS/Quality, and care coordination, ensuring </w:t>
      </w:r>
      <w:r w:rsidR="4BA7D722" w:rsidRPr="00E821F1">
        <w:rPr>
          <w:rFonts w:ascii="Aptos" w:eastAsia="Aptos" w:hAnsi="Aptos" w:cs="Aptos"/>
        </w:rPr>
        <w:t xml:space="preserve">the APIs deliver real world value to payers. </w:t>
      </w:r>
    </w:p>
    <w:p w14:paraId="661706E9" w14:textId="77777777" w:rsidR="00A450C5" w:rsidRPr="007260E5" w:rsidRDefault="00A450C5" w:rsidP="00A450C5">
      <w:pPr>
        <w:rPr>
          <w:b/>
          <w:bCs/>
        </w:rPr>
      </w:pPr>
      <w:r w:rsidRPr="007260E5">
        <w:rPr>
          <w:b/>
          <w:bCs/>
        </w:rPr>
        <w:t>PA-3. How can CMS encourage payers to accept digital identity credentials (for example, CLEAR, ID.me, Login.gov) from patients and their partners instead of proprietary logins?</w:t>
      </w:r>
    </w:p>
    <w:p w14:paraId="7386D591" w14:textId="1AF66C35" w:rsidR="69869266" w:rsidRPr="00E821F1" w:rsidRDefault="4B7CFC1E" w:rsidP="70FC8A9C">
      <w:pPr>
        <w:spacing w:before="240" w:after="240"/>
        <w:rPr>
          <w:rFonts w:ascii="Aptos" w:eastAsia="Aptos" w:hAnsi="Aptos" w:cs="Aptos"/>
        </w:rPr>
      </w:pPr>
      <w:proofErr w:type="gramStart"/>
      <w:r w:rsidRPr="00E821F1">
        <w:rPr>
          <w:rFonts w:ascii="Aptos" w:eastAsia="Aptos" w:hAnsi="Aptos" w:cs="Aptos"/>
        </w:rPr>
        <w:t>Similar to</w:t>
      </w:r>
      <w:proofErr w:type="gramEnd"/>
      <w:r w:rsidRPr="00E821F1">
        <w:rPr>
          <w:rFonts w:ascii="Aptos" w:eastAsia="Aptos" w:hAnsi="Aptos" w:cs="Aptos"/>
        </w:rPr>
        <w:t xml:space="preserve"> increasing API adoption, CMS can also offer implementation support, shared technical infrastructure, and financial incentives to ease the transition to digital identity credentials. </w:t>
      </w:r>
      <w:r w:rsidR="727977B2" w:rsidRPr="00E821F1">
        <w:rPr>
          <w:rFonts w:ascii="Aptos" w:eastAsia="Aptos" w:hAnsi="Aptos" w:cs="Aptos"/>
        </w:rPr>
        <w:t>R</w:t>
      </w:r>
      <w:r w:rsidRPr="00E821F1">
        <w:rPr>
          <w:rFonts w:ascii="Aptos" w:eastAsia="Aptos" w:hAnsi="Aptos" w:cs="Aptos"/>
        </w:rPr>
        <w:t xml:space="preserve">aising patient awareness </w:t>
      </w:r>
      <w:r w:rsidR="684B1081" w:rsidRPr="00E821F1">
        <w:rPr>
          <w:rFonts w:ascii="Aptos" w:eastAsia="Aptos" w:hAnsi="Aptos" w:cs="Aptos"/>
        </w:rPr>
        <w:t>can</w:t>
      </w:r>
      <w:r w:rsidRPr="00E821F1">
        <w:rPr>
          <w:rFonts w:ascii="Aptos" w:eastAsia="Aptos" w:hAnsi="Aptos" w:cs="Aptos"/>
        </w:rPr>
        <w:t xml:space="preserve"> further boost adoption</w:t>
      </w:r>
      <w:r w:rsidR="0FB68D05" w:rsidRPr="00E821F1">
        <w:rPr>
          <w:rFonts w:ascii="Aptos" w:eastAsia="Aptos" w:hAnsi="Aptos" w:cs="Aptos"/>
        </w:rPr>
        <w:t xml:space="preserve">. </w:t>
      </w:r>
    </w:p>
    <w:p w14:paraId="1C711614" w14:textId="420EA056" w:rsidR="00A450C5" w:rsidRPr="007260E5" w:rsidRDefault="00A450C5" w:rsidP="00A450C5">
      <w:pPr>
        <w:rPr>
          <w:b/>
          <w:bCs/>
        </w:rPr>
      </w:pPr>
      <w:r w:rsidRPr="007260E5">
        <w:rPr>
          <w:b/>
          <w:bCs/>
        </w:rPr>
        <w:t>PA-4. What would be the value to payers of a nationwide provider directory that included FHIR end points and used digital identity credentials?</w:t>
      </w:r>
    </w:p>
    <w:p w14:paraId="52C87027" w14:textId="0CF7FD26" w:rsidR="59C2CCFD" w:rsidRPr="00E821F1" w:rsidRDefault="5278A0BB" w:rsidP="59C2CCFD">
      <w:r w:rsidRPr="00E821F1">
        <w:t xml:space="preserve">Currently, some EMRs have published FHIR endpoints for their customers. </w:t>
      </w:r>
      <w:r w:rsidR="13AFFA82" w:rsidRPr="00E821F1">
        <w:t>However, it’s difficult to know all the organizations a patient has had care at, e</w:t>
      </w:r>
      <w:r w:rsidRPr="00E821F1">
        <w:t>specially</w:t>
      </w:r>
      <w:r w:rsidR="3F7ABA93" w:rsidRPr="00E821F1">
        <w:t xml:space="preserve"> </w:t>
      </w:r>
      <w:r w:rsidRPr="00E821F1">
        <w:t>if the organization is a child organization at a larger parent organization. CMS should provide a directory that allows patients, providers, and payers to determine the FHIR endpoint for each distinct provider care organization.</w:t>
      </w:r>
    </w:p>
    <w:p w14:paraId="3968B34A" w14:textId="77777777" w:rsidR="00A450C5" w:rsidRPr="007260E5" w:rsidRDefault="00A450C5" w:rsidP="00A450C5">
      <w:pPr>
        <w:rPr>
          <w:b/>
          <w:bCs/>
        </w:rPr>
      </w:pPr>
      <w:r w:rsidRPr="007260E5">
        <w:rPr>
          <w:b/>
          <w:bCs/>
        </w:rPr>
        <w:lastRenderedPageBreak/>
        <w:t>PA-5. What are ways payers can help with simplifying clinical quality data responsibilities of providers?</w:t>
      </w:r>
    </w:p>
    <w:p w14:paraId="2BC1EFCC" w14:textId="4D332E4F" w:rsidR="2652E357" w:rsidRPr="00E821F1" w:rsidRDefault="500EC95A" w:rsidP="2652E357">
      <w:r w:rsidRPr="00E821F1">
        <w:t xml:space="preserve">Through ELLKAY’s work with payers to support HEDIS and quality initiatives, we have found that there is a huge administrative burden on provider HIM teams </w:t>
      </w:r>
      <w:r w:rsidR="5E7D8AE1" w:rsidRPr="00E821F1">
        <w:t>to fulfill</w:t>
      </w:r>
      <w:r w:rsidR="252DC3A8" w:rsidRPr="00E821F1">
        <w:t xml:space="preserve"> these types of ROI requests. </w:t>
      </w:r>
      <w:r w:rsidR="361FC37E" w:rsidRPr="00E821F1">
        <w:t xml:space="preserve">The use of provider-driven upload, email, fax, and mail </w:t>
      </w:r>
      <w:r w:rsidR="1F30459D" w:rsidRPr="00E821F1">
        <w:t>is</w:t>
      </w:r>
      <w:r w:rsidR="361FC37E" w:rsidRPr="00E821F1">
        <w:t xml:space="preserve"> still prevalent in ROI workflow</w:t>
      </w:r>
      <w:r w:rsidR="384463F4" w:rsidRPr="00E821F1">
        <w:t>s. ELLKAY’s Payer Platform provides a direct connection into a provider’s EHR to</w:t>
      </w:r>
      <w:r w:rsidR="193D35A6" w:rsidRPr="00E821F1">
        <w:t xml:space="preserve"> automatically query and retrieve member information without any manual intervention from the provider’s HIM team. We performed a case study with a health system </w:t>
      </w:r>
      <w:r w:rsidR="56E3737D" w:rsidRPr="00E821F1">
        <w:t>where ELLKAY was able to automate 95% of their manual releases to a health plan. Prior to using ELLKAY, t</w:t>
      </w:r>
      <w:r w:rsidR="6E11662E" w:rsidRPr="00E821F1">
        <w:t xml:space="preserve">hey </w:t>
      </w:r>
      <w:r w:rsidR="62D7A139" w:rsidRPr="00E821F1">
        <w:t>spent</w:t>
      </w:r>
      <w:r w:rsidR="6E11662E" w:rsidRPr="00E821F1">
        <w:t xml:space="preserve"> 12 – 20 minutes on average to fulfill a single ROI request, which adds up to ove</w:t>
      </w:r>
      <w:r w:rsidR="29A2C595" w:rsidRPr="00E821F1">
        <w:t xml:space="preserve">r 2,600 hours to complete 10,000 requests. </w:t>
      </w:r>
      <w:r w:rsidR="66BBFFDC" w:rsidRPr="00E821F1">
        <w:t xml:space="preserve">Investing in automated ROI workflows is not only a </w:t>
      </w:r>
      <w:r w:rsidR="27D36F56" w:rsidRPr="00E821F1">
        <w:t>significant</w:t>
      </w:r>
      <w:r w:rsidR="66BBFFDC" w:rsidRPr="00E821F1">
        <w:t xml:space="preserve"> time savings </w:t>
      </w:r>
      <w:r w:rsidR="27D36F56" w:rsidRPr="00E821F1">
        <w:t>for</w:t>
      </w:r>
      <w:r w:rsidR="66BBFFDC" w:rsidRPr="00E821F1">
        <w:t xml:space="preserve"> providers, but it also allows </w:t>
      </w:r>
      <w:proofErr w:type="spellStart"/>
      <w:r w:rsidR="66BBFFDC" w:rsidRPr="00E821F1">
        <w:t>payers</w:t>
      </w:r>
      <w:proofErr w:type="spellEnd"/>
      <w:r w:rsidR="66BBFFDC" w:rsidRPr="00E821F1">
        <w:t xml:space="preserve"> to receive member information much more quickly. </w:t>
      </w:r>
    </w:p>
    <w:p w14:paraId="00B2F64D" w14:textId="77777777" w:rsidR="00A450C5" w:rsidRPr="007260E5" w:rsidRDefault="00A450C5" w:rsidP="00A450C5">
      <w:pPr>
        <w:rPr>
          <w:b/>
          <w:bCs/>
        </w:rPr>
      </w:pPr>
      <w:r w:rsidRPr="007260E5">
        <w:rPr>
          <w:b/>
          <w:bCs/>
        </w:rPr>
        <w:t xml:space="preserve">a. How interested are payers and providers in EHR technology advances that enable </w:t>
      </w:r>
      <w:proofErr w:type="gramStart"/>
      <w:r w:rsidRPr="007260E5">
        <w:rPr>
          <w:b/>
          <w:bCs/>
        </w:rPr>
        <w:t>bulk</w:t>
      </w:r>
      <w:proofErr w:type="gramEnd"/>
      <w:r w:rsidRPr="007260E5">
        <w:rPr>
          <w:b/>
          <w:bCs/>
        </w:rPr>
        <w:t xml:space="preserve"> extraction of clinical quality data from EHRs to payers to allow them to do the calculations instead of the provider-side technology?</w:t>
      </w:r>
    </w:p>
    <w:p w14:paraId="2C29A569" w14:textId="0551DB11" w:rsidR="77BFE630" w:rsidRPr="00E821F1" w:rsidRDefault="3EF29A23">
      <w:r w:rsidRPr="00E821F1">
        <w:t>Payers have their own processes and third-party vendors in place to do quality and risk adjustment calculations on their side. For p</w:t>
      </w:r>
      <w:r w:rsidR="36094A42" w:rsidRPr="00E821F1">
        <w:t>roviders</w:t>
      </w:r>
      <w:r w:rsidRPr="00E821F1">
        <w:t xml:space="preserve"> and payers engaged in VBC contracts, </w:t>
      </w:r>
      <w:r w:rsidR="411B768A" w:rsidRPr="00E821F1">
        <w:t>providers are typically obligated to share their EHR data</w:t>
      </w:r>
      <w:r w:rsidRPr="00E821F1">
        <w:t xml:space="preserve"> </w:t>
      </w:r>
      <w:r w:rsidR="411B768A" w:rsidRPr="00E821F1">
        <w:t>so that payers can evaluate the quality of care</w:t>
      </w:r>
      <w:r w:rsidR="54A7F4A5" w:rsidRPr="00E821F1">
        <w:t xml:space="preserve"> </w:t>
      </w:r>
      <w:r w:rsidR="3A51821A" w:rsidRPr="00E821F1">
        <w:t>their members are receiving.</w:t>
      </w:r>
      <w:r w:rsidR="54A7F4A5" w:rsidRPr="00E821F1">
        <w:t xml:space="preserve"> </w:t>
      </w:r>
      <w:r w:rsidR="4F4079A3" w:rsidRPr="00E821F1">
        <w:t>Providers can</w:t>
      </w:r>
      <w:r w:rsidR="54A7F4A5" w:rsidRPr="00E821F1">
        <w:t xml:space="preserve"> fulfill this requirement </w:t>
      </w:r>
      <w:r w:rsidR="4F4079A3" w:rsidRPr="00E821F1">
        <w:t xml:space="preserve">by manually going into the EHR and exporting the </w:t>
      </w:r>
      <w:r w:rsidR="6C4BFC8B" w:rsidRPr="00E821F1">
        <w:t xml:space="preserve">clinical information that is requested by payers. However, this is very time-consuming for </w:t>
      </w:r>
      <w:proofErr w:type="gramStart"/>
      <w:r w:rsidR="6C4BFC8B" w:rsidRPr="00E821F1">
        <w:t>the provider</w:t>
      </w:r>
      <w:proofErr w:type="gramEnd"/>
      <w:r w:rsidR="6C4BFC8B" w:rsidRPr="00E821F1">
        <w:t xml:space="preserve"> HIM team, and there’s often </w:t>
      </w:r>
      <w:proofErr w:type="gramStart"/>
      <w:r w:rsidR="6C4BFC8B" w:rsidRPr="00E821F1">
        <w:t>long</w:t>
      </w:r>
      <w:proofErr w:type="gramEnd"/>
      <w:r w:rsidR="6C4BFC8B" w:rsidRPr="00E821F1">
        <w:t xml:space="preserve"> </w:t>
      </w:r>
      <w:proofErr w:type="gramStart"/>
      <w:r w:rsidR="6C4BFC8B" w:rsidRPr="00E821F1">
        <w:t>turnaround times</w:t>
      </w:r>
      <w:proofErr w:type="gramEnd"/>
      <w:r w:rsidR="6C4BFC8B" w:rsidRPr="00E821F1">
        <w:t xml:space="preserve"> for the payer to receive the data. </w:t>
      </w:r>
      <w:r w:rsidR="60EC3D54" w:rsidRPr="00E821F1">
        <w:t>ELLKAY is seeing more payers transition to using automated workflows and direct EHR connections</w:t>
      </w:r>
      <w:r w:rsidR="48EE887E" w:rsidRPr="00E821F1">
        <w:t>.</w:t>
      </w:r>
      <w:r w:rsidR="49FB4FA3" w:rsidRPr="00E821F1">
        <w:t xml:space="preserve"> </w:t>
      </w:r>
      <w:r w:rsidR="4CAC392C" w:rsidRPr="00E821F1">
        <w:t xml:space="preserve">Therefore, it’s important that EHRs </w:t>
      </w:r>
      <w:proofErr w:type="gramStart"/>
      <w:r w:rsidR="4CAC392C" w:rsidRPr="00E821F1">
        <w:t>are able to</w:t>
      </w:r>
      <w:proofErr w:type="gramEnd"/>
      <w:r w:rsidR="4CAC392C" w:rsidRPr="00E821F1">
        <w:t xml:space="preserve"> support bulk extractions not just for payers to receive data but also </w:t>
      </w:r>
      <w:r w:rsidR="33EB0936" w:rsidRPr="00E821F1">
        <w:t>to minimize manual intervention from a provider’s HIM team.</w:t>
      </w:r>
    </w:p>
    <w:p w14:paraId="6C9FA855" w14:textId="77777777" w:rsidR="00A450C5" w:rsidRPr="007260E5" w:rsidRDefault="00A450C5" w:rsidP="00A450C5">
      <w:pPr>
        <w:rPr>
          <w:b/>
          <w:bCs/>
        </w:rPr>
      </w:pPr>
      <w:r w:rsidRPr="007260E5">
        <w:rPr>
          <w:b/>
          <w:bCs/>
        </w:rPr>
        <w:t xml:space="preserve">b. In what ways can the interoperability and quality reporting responsibilities of providers to both CMS and other payers be consolidated so investments can be dually purposed? Are there </w:t>
      </w:r>
      <w:proofErr w:type="gramStart"/>
      <w:r w:rsidRPr="007260E5">
        <w:rPr>
          <w:b/>
          <w:bCs/>
        </w:rPr>
        <w:t>technologies</w:t>
      </w:r>
      <w:proofErr w:type="gramEnd"/>
      <w:r w:rsidRPr="007260E5">
        <w:rPr>
          <w:b/>
          <w:bCs/>
        </w:rPr>
        <w:t xml:space="preserve"> payers might leverage that would support access to real time quality data for healthcare providers to inform clinical care in addition to simplifying reporting processes?</w:t>
      </w:r>
    </w:p>
    <w:p w14:paraId="73838E21" w14:textId="23DBEFD8" w:rsidR="68E04C39" w:rsidRPr="00E821F1" w:rsidRDefault="68E04C39" w:rsidP="4188A0E0">
      <w:r w:rsidRPr="00E821F1">
        <w:t xml:space="preserve">Increasing payer participation in QHINs and allowing CMS to receive data through QHINs under TEFCA can help providers consolidate reporting responsibilities. </w:t>
      </w:r>
      <w:r w:rsidR="43B91F42" w:rsidRPr="00E821F1">
        <w:t>Many providers use third-parties and</w:t>
      </w:r>
      <w:r w:rsidR="73123E24" w:rsidRPr="00E821F1">
        <w:t>/or establish individual direct connections</w:t>
      </w:r>
      <w:r w:rsidR="43B91F42" w:rsidRPr="00E821F1">
        <w:t xml:space="preserve"> to share their clinical data to CMS and </w:t>
      </w:r>
      <w:r w:rsidR="68894404" w:rsidRPr="00E821F1">
        <w:t xml:space="preserve">each of their contracted </w:t>
      </w:r>
      <w:r w:rsidR="43B91F42" w:rsidRPr="00E821F1">
        <w:t xml:space="preserve">payers, but there is a lot of </w:t>
      </w:r>
      <w:r w:rsidR="725DBD4A" w:rsidRPr="00E821F1">
        <w:t xml:space="preserve">overhead in maintaining </w:t>
      </w:r>
      <w:r w:rsidR="725DBD4A" w:rsidRPr="00E821F1">
        <w:lastRenderedPageBreak/>
        <w:t xml:space="preserve">those channels. </w:t>
      </w:r>
      <w:r w:rsidR="300D42D0" w:rsidRPr="00E821F1">
        <w:t xml:space="preserve">With QHINs, the infrastructure is already set up to support data exchange so providers can share their data </w:t>
      </w:r>
      <w:r w:rsidR="6D82EE97" w:rsidRPr="00E821F1">
        <w:t>with</w:t>
      </w:r>
      <w:r w:rsidR="300D42D0" w:rsidRPr="00E821F1">
        <w:t xml:space="preserve"> the appropriate parties through the QHIN rather than maintaining external ac</w:t>
      </w:r>
      <w:r w:rsidR="750A047E" w:rsidRPr="00E821F1">
        <w:t xml:space="preserve">cess points. </w:t>
      </w:r>
    </w:p>
    <w:p w14:paraId="2DAC74F3" w14:textId="125E3B77" w:rsidR="7FFC32A5" w:rsidRPr="00E821F1" w:rsidRDefault="7FFC32A5" w:rsidP="7B2A0A75">
      <w:r w:rsidRPr="00E821F1">
        <w:t xml:space="preserve">ELLKAY’s Payer Platform does support the retrieval of </w:t>
      </w:r>
      <w:r w:rsidR="6F8409B7" w:rsidRPr="00E821F1">
        <w:t>near-</w:t>
      </w:r>
      <w:proofErr w:type="gramStart"/>
      <w:r w:rsidRPr="00E821F1">
        <w:t>real time</w:t>
      </w:r>
      <w:proofErr w:type="gramEnd"/>
      <w:r w:rsidRPr="00E821F1">
        <w:t xml:space="preserve"> clinical data for payers and providers. </w:t>
      </w:r>
      <w:r w:rsidR="5B62D4A7" w:rsidRPr="00E821F1">
        <w:t xml:space="preserve">In addition </w:t>
      </w:r>
      <w:r w:rsidR="1FE1CA66" w:rsidRPr="00E821F1">
        <w:t xml:space="preserve">to being a CommonWell Service Adopter, ELLKAY establishes direct EHR connections to </w:t>
      </w:r>
      <w:r w:rsidR="1FE1CA66" w:rsidRPr="00E821F1">
        <w:t xml:space="preserve">allow </w:t>
      </w:r>
      <w:r w:rsidR="1FE1CA66" w:rsidRPr="00E821F1">
        <w:t xml:space="preserve">payers to </w:t>
      </w:r>
      <w:r w:rsidR="140095D9" w:rsidRPr="00E821F1">
        <w:t>query and receive patient data</w:t>
      </w:r>
      <w:r w:rsidR="19AC5C5A" w:rsidRPr="00E821F1">
        <w:t xml:space="preserve">. Additionally, we support delivering HL7 feeds (ADT, SIU, ORU, etc.) </w:t>
      </w:r>
      <w:r w:rsidR="28484E8A" w:rsidRPr="00E821F1">
        <w:t xml:space="preserve">from providers </w:t>
      </w:r>
      <w:r w:rsidR="19AC5C5A" w:rsidRPr="00E821F1">
        <w:t xml:space="preserve">to payers for real-time event notifications. </w:t>
      </w:r>
    </w:p>
    <w:p w14:paraId="4409C635" w14:textId="77777777" w:rsidR="00A450C5" w:rsidRPr="007260E5" w:rsidRDefault="00A450C5" w:rsidP="00A450C5">
      <w:pPr>
        <w:rPr>
          <w:b/>
          <w:bCs/>
        </w:rPr>
      </w:pPr>
      <w:r w:rsidRPr="007260E5">
        <w:rPr>
          <w:b/>
          <w:bCs/>
        </w:rPr>
        <w:t>PA-7. How can CMS encourage payers to submit information blocking complaints to ASTP/ONC's Information Blocking Portal? What would be the impact? Would it advance or negatively impact data exchange?</w:t>
      </w:r>
    </w:p>
    <w:p w14:paraId="7AE1DA34" w14:textId="00930593" w:rsidR="20D72654" w:rsidRPr="00E821F1" w:rsidRDefault="163153C5" w:rsidP="53C719DC">
      <w:pPr>
        <w:spacing w:before="240" w:after="240"/>
        <w:rPr>
          <w:rFonts w:ascii="Aptos" w:eastAsia="Aptos" w:hAnsi="Aptos" w:cs="Aptos"/>
        </w:rPr>
      </w:pPr>
      <w:r w:rsidRPr="00E821F1">
        <w:rPr>
          <w:rFonts w:ascii="Aptos" w:eastAsia="Aptos" w:hAnsi="Aptos" w:cs="Aptos"/>
        </w:rPr>
        <w:t xml:space="preserve">CMS can play a key role in encouraging payers to report instances of information blocking by making the process clearer, more accessible, and better supported. Many </w:t>
      </w:r>
      <w:proofErr w:type="gramStart"/>
      <w:r w:rsidRPr="00E821F1">
        <w:rPr>
          <w:rFonts w:ascii="Aptos" w:eastAsia="Aptos" w:hAnsi="Aptos" w:cs="Aptos"/>
        </w:rPr>
        <w:t>payers</w:t>
      </w:r>
      <w:proofErr w:type="gramEnd"/>
      <w:r w:rsidRPr="00E821F1">
        <w:rPr>
          <w:rFonts w:ascii="Aptos" w:eastAsia="Aptos" w:hAnsi="Aptos" w:cs="Aptos"/>
        </w:rPr>
        <w:t xml:space="preserve"> encounter challenges—such as providers or vendors refusing to share data—but may hesitate to report due to uncertainty or concerns about repercussions. CMS can address this by promoting the ONC’s Information Blocking Portal, providing clear guidance on what qualifies as information </w:t>
      </w:r>
      <w:r w:rsidRPr="00E821F1">
        <w:rPr>
          <w:rFonts w:ascii="Aptos" w:eastAsia="Aptos" w:hAnsi="Aptos" w:cs="Aptos"/>
        </w:rPr>
        <w:t>blocking and</w:t>
      </w:r>
      <w:r w:rsidRPr="00E821F1">
        <w:rPr>
          <w:rFonts w:ascii="Aptos" w:eastAsia="Aptos" w:hAnsi="Aptos" w:cs="Aptos"/>
        </w:rPr>
        <w:t xml:space="preserve"> ensuring that all submissions are treated confidentially. While there may be concerns about impacting payer-provider relationships, encouraging constructive reporting can help improve transparency and </w:t>
      </w:r>
      <w:r w:rsidR="5E53D290" w:rsidRPr="00E821F1">
        <w:rPr>
          <w:rFonts w:ascii="Aptos" w:eastAsia="Aptos" w:hAnsi="Aptos" w:cs="Aptos"/>
        </w:rPr>
        <w:t xml:space="preserve">lead to more open and consistent data sharing. </w:t>
      </w:r>
    </w:p>
    <w:p w14:paraId="4605B1E6" w14:textId="62A9C3B7" w:rsidR="00A450C5" w:rsidRPr="00A450C5" w:rsidRDefault="00A450C5" w:rsidP="00A450C5">
      <w:pPr>
        <w:rPr>
          <w:b/>
          <w:bCs/>
        </w:rPr>
      </w:pPr>
      <w:r w:rsidRPr="00A450C5">
        <w:rPr>
          <w:b/>
          <w:bCs/>
        </w:rPr>
        <w:t>E. Technology Vendors, Data Providers, and Networks</w:t>
      </w:r>
      <w:r w:rsidR="0024610A">
        <w:rPr>
          <w:b/>
          <w:bCs/>
        </w:rPr>
        <w:t xml:space="preserve"> </w:t>
      </w:r>
    </w:p>
    <w:p w14:paraId="6386ABCE" w14:textId="77777777" w:rsidR="00A450C5" w:rsidRPr="007260E5" w:rsidRDefault="00A450C5" w:rsidP="00A450C5">
      <w:pPr>
        <w:rPr>
          <w:b/>
          <w:bCs/>
        </w:rPr>
      </w:pPr>
      <w:r w:rsidRPr="007260E5">
        <w:rPr>
          <w:b/>
          <w:bCs/>
        </w:rPr>
        <w:t xml:space="preserve">This section is intended for all stakeholders to provide input on questions as they relate </w:t>
      </w:r>
      <w:proofErr w:type="gramStart"/>
      <w:r w:rsidRPr="007260E5">
        <w:rPr>
          <w:b/>
          <w:bCs/>
        </w:rPr>
        <w:t>to use</w:t>
      </w:r>
      <w:proofErr w:type="gramEnd"/>
      <w:r w:rsidRPr="007260E5">
        <w:rPr>
          <w:b/>
          <w:bCs/>
        </w:rPr>
        <w:t xml:space="preserve"> cases and workflows that involve technology vendors, data providers, and networks. While we certainly want technology vendors, data providers, and networks to answer questions in this section (and in other sections) from their point of view, we also invite all stakeholders to provide their viewpoints on the technology vendor, data provider, and network use cases as appropriate.</w:t>
      </w:r>
    </w:p>
    <w:p w14:paraId="3C3D555B" w14:textId="77777777" w:rsidR="00EA1E01" w:rsidRPr="00A450C5" w:rsidRDefault="00EA1E01" w:rsidP="00A450C5"/>
    <w:p w14:paraId="4079E337" w14:textId="77777777" w:rsidR="00A450C5" w:rsidRPr="00A450C5" w:rsidRDefault="00A450C5" w:rsidP="00A450C5">
      <w:pPr>
        <w:rPr>
          <w:b/>
          <w:bCs/>
        </w:rPr>
      </w:pPr>
      <w:r w:rsidRPr="00A450C5">
        <w:rPr>
          <w:b/>
          <w:bCs/>
        </w:rPr>
        <w:t xml:space="preserve">1. Ecosystem </w:t>
      </w:r>
    </w:p>
    <w:p w14:paraId="1F0E859B" w14:textId="77777777" w:rsidR="00A450C5" w:rsidRPr="007260E5" w:rsidRDefault="00A450C5" w:rsidP="00A450C5">
      <w:pPr>
        <w:rPr>
          <w:b/>
          <w:bCs/>
        </w:rPr>
      </w:pPr>
      <w:r w:rsidRPr="007260E5">
        <w:rPr>
          <w:b/>
          <w:bCs/>
        </w:rPr>
        <w:t>TD-1. What short term (in the next 2 years</w:t>
      </w:r>
      <w:proofErr w:type="gramStart"/>
      <w:r w:rsidRPr="007260E5">
        <w:rPr>
          <w:b/>
          <w:bCs/>
        </w:rPr>
        <w:t>)</w:t>
      </w:r>
      <w:proofErr w:type="gramEnd"/>
      <w:r w:rsidRPr="007260E5">
        <w:rPr>
          <w:b/>
          <w:bCs/>
        </w:rPr>
        <w:t xml:space="preserve"> and longer-term steps can CMS take to stimulate developer interest in building digital health products for Medicare beneficiaries and caregivers?</w:t>
      </w:r>
    </w:p>
    <w:p w14:paraId="2FC0CE13" w14:textId="683665FF" w:rsidR="2C35D66A" w:rsidRPr="00217485" w:rsidRDefault="126A3C35">
      <w:r w:rsidRPr="00217485">
        <w:lastRenderedPageBreak/>
        <w:t>In the short term, CMS can expand upon the access and documentation</w:t>
      </w:r>
      <w:r w:rsidR="404A5E0F" w:rsidRPr="00217485">
        <w:t xml:space="preserve"> of its APIs</w:t>
      </w:r>
      <w:r w:rsidR="680C3A12" w:rsidRPr="00217485">
        <w:t xml:space="preserve">, particularly around Blue Button 2.0 and Data at the Point of Care (DPC). Resuming onboarding and access to DPC will be critical </w:t>
      </w:r>
      <w:r w:rsidR="53160E11" w:rsidRPr="00217485">
        <w:t>to unlocking a new set of developers interested in building and validating CMS solutions. Supporting this with robust developer support, technical sa</w:t>
      </w:r>
      <w:r w:rsidR="268CFB65" w:rsidRPr="00217485">
        <w:t xml:space="preserve">ndboxes, sample datasets, and </w:t>
      </w:r>
      <w:proofErr w:type="gramStart"/>
      <w:r w:rsidR="268CFB65" w:rsidRPr="00217485">
        <w:t>open source</w:t>
      </w:r>
      <w:proofErr w:type="gramEnd"/>
      <w:r w:rsidR="268CFB65" w:rsidRPr="00217485">
        <w:t xml:space="preserve"> APIs would further reduce barriers to entry. Additionally, CMS can introduce innovation grants and targeted pilot programs to promote development of digital health tools de</w:t>
      </w:r>
      <w:r w:rsidR="6F09AB0B" w:rsidRPr="00217485">
        <w:t>signed specifically for Medicare beneficiaries and their caregivers.</w:t>
      </w:r>
    </w:p>
    <w:p w14:paraId="1FFF520F" w14:textId="2300D960" w:rsidR="6F09AB0B" w:rsidRPr="00217485" w:rsidRDefault="6F09AB0B" w:rsidP="0A6292F5">
      <w:r w:rsidRPr="00217485">
        <w:t xml:space="preserve">In the longer term, CMS could advance policies that mandate or incentivize the consistent adoption of FHIR and USCDI+ standards across Medicare. This would reduce </w:t>
      </w:r>
      <w:r w:rsidR="119E0281" w:rsidRPr="00217485">
        <w:t>inconsistent</w:t>
      </w:r>
      <w:r w:rsidRPr="00217485">
        <w:t xml:space="preserve"> interoperability and </w:t>
      </w:r>
      <w:r w:rsidR="4D3220E2" w:rsidRPr="00217485">
        <w:t>create a more predictable development environment.</w:t>
      </w:r>
      <w:r w:rsidR="67BE233B" w:rsidRPr="00217485">
        <w:t xml:space="preserve"> Another wish that would stimulate developer interest is enabling controlled </w:t>
      </w:r>
      <w:r w:rsidR="00E619DA" w:rsidRPr="00217485">
        <w:t>writeback</w:t>
      </w:r>
      <w:r w:rsidR="67BE233B" w:rsidRPr="00217485">
        <w:t xml:space="preserve"> capabilities. If third party applications are given bidirectional capabilities, </w:t>
      </w:r>
      <w:r w:rsidR="36D0D3D5" w:rsidRPr="00217485">
        <w:t>they could contribute meaningful updates and documentation into CMS connected systems.</w:t>
      </w:r>
    </w:p>
    <w:p w14:paraId="0B284FDF" w14:textId="77777777" w:rsidR="00A450C5" w:rsidRPr="007260E5" w:rsidRDefault="00A450C5" w:rsidP="00A450C5">
      <w:pPr>
        <w:rPr>
          <w:b/>
          <w:bCs/>
        </w:rPr>
      </w:pPr>
      <w:r w:rsidRPr="007260E5">
        <w:rPr>
          <w:b/>
          <w:bCs/>
        </w:rPr>
        <w:t>TD-2. Regarding CMS Data, to stimulate developer interest—</w:t>
      </w:r>
    </w:p>
    <w:p w14:paraId="248CD935" w14:textId="77777777" w:rsidR="00A450C5" w:rsidRPr="007260E5" w:rsidRDefault="00A450C5" w:rsidP="00A450C5">
      <w:pPr>
        <w:rPr>
          <w:b/>
          <w:bCs/>
        </w:rPr>
      </w:pPr>
      <w:r w:rsidRPr="007260E5">
        <w:rPr>
          <w:b/>
          <w:bCs/>
        </w:rPr>
        <w:t>a. What additional data would be most valuable if made available through CMS APIs?</w:t>
      </w:r>
    </w:p>
    <w:p w14:paraId="43D5DC59" w14:textId="454ED7DA" w:rsidR="1BD2BB66" w:rsidRPr="00E106CB" w:rsidRDefault="0A66783D">
      <w:pPr>
        <w:rPr>
          <w:rFonts w:ascii="Aptos" w:eastAsia="Aptos" w:hAnsi="Aptos" w:cs="Aptos"/>
        </w:rPr>
      </w:pPr>
      <w:r w:rsidRPr="00E106CB">
        <w:rPr>
          <w:rFonts w:ascii="Aptos" w:eastAsia="Aptos" w:hAnsi="Aptos" w:cs="Aptos"/>
        </w:rPr>
        <w:t>Some additional data that would be most valuable if made available through CMS APIs include real-time or near real-time claims data with detailed service line information, prior authorization status and historical context, and social determinants of health (SDOH) indicators.</w:t>
      </w:r>
    </w:p>
    <w:p w14:paraId="4A758CC3" w14:textId="77777777" w:rsidR="00A450C5" w:rsidRPr="007260E5" w:rsidRDefault="00A450C5" w:rsidP="00A450C5">
      <w:pPr>
        <w:rPr>
          <w:b/>
          <w:bCs/>
        </w:rPr>
      </w:pPr>
      <w:r w:rsidRPr="007260E5">
        <w:rPr>
          <w:b/>
          <w:bCs/>
        </w:rPr>
        <w:t>b. What data sources are most valuable alongside the data available through the Blue Button 2.0 API?</w:t>
      </w:r>
    </w:p>
    <w:p w14:paraId="002E111F" w14:textId="658CC549" w:rsidR="36C3544C" w:rsidRPr="00E106CB" w:rsidRDefault="36C3544C">
      <w:pPr>
        <w:rPr>
          <w:rFonts w:ascii="Aptos" w:eastAsia="Aptos" w:hAnsi="Aptos" w:cs="Aptos"/>
        </w:rPr>
      </w:pPr>
      <w:r w:rsidRPr="00E106CB">
        <w:rPr>
          <w:rFonts w:ascii="Aptos" w:eastAsia="Aptos" w:hAnsi="Aptos" w:cs="Aptos"/>
        </w:rPr>
        <w:t xml:space="preserve">The most valuable data sources alongside Blue Button 2.0 include clinical data from EHRs, particularly structured data elements such as labs, medications, vitals, imaging results, and encounter documentation. Additionally, payer data from Medicare Advantage plans would be valuable to provide a more complete view of patient utilization and care. Other valuable sources include patient-reported outcomes and data from health information exchanges (HIEs) that capture care transitions and activities occurring outside of CMS’s direct view. When integrated effectively, these complementary data sources would enable </w:t>
      </w:r>
      <w:r w:rsidR="2D1BF228" w:rsidRPr="00E106CB">
        <w:rPr>
          <w:rFonts w:ascii="Aptos" w:eastAsia="Aptos" w:hAnsi="Aptos" w:cs="Aptos"/>
        </w:rPr>
        <w:t xml:space="preserve">users </w:t>
      </w:r>
      <w:r w:rsidRPr="00E106CB">
        <w:rPr>
          <w:rFonts w:ascii="Aptos" w:eastAsia="Aptos" w:hAnsi="Aptos" w:cs="Aptos"/>
        </w:rPr>
        <w:t>to deliver more holistic and patient-centric solutions.</w:t>
      </w:r>
    </w:p>
    <w:p w14:paraId="1AA5EBC2" w14:textId="77777777" w:rsidR="00A450C5" w:rsidRPr="007260E5" w:rsidRDefault="00A450C5" w:rsidP="00A450C5">
      <w:pPr>
        <w:rPr>
          <w:b/>
          <w:bCs/>
        </w:rPr>
      </w:pPr>
      <w:r w:rsidRPr="007260E5">
        <w:rPr>
          <w:b/>
          <w:bCs/>
        </w:rPr>
        <w:t>c. What obstacles prevent accessing these data sources today?</w:t>
      </w:r>
    </w:p>
    <w:p w14:paraId="7154DC10" w14:textId="140B796E" w:rsidR="1A7500DF" w:rsidRPr="00E106CB" w:rsidRDefault="153548BA">
      <w:pPr>
        <w:rPr>
          <w:rFonts w:ascii="Aptos" w:eastAsia="Aptos" w:hAnsi="Aptos" w:cs="Aptos"/>
        </w:rPr>
      </w:pPr>
      <w:r w:rsidRPr="00E106CB">
        <w:rPr>
          <w:rFonts w:ascii="Aptos" w:eastAsia="Aptos" w:hAnsi="Aptos" w:cs="Aptos"/>
        </w:rPr>
        <w:t xml:space="preserve">Several barriers prevent developer access to these important data sources today. A primary challenge is the lack of consistent FHIR API adoption and standardization across the healthcare ecosystem, which leads to inconsistencies in data availability and response </w:t>
      </w:r>
      <w:r w:rsidRPr="00E106CB">
        <w:rPr>
          <w:rFonts w:ascii="Aptos" w:eastAsia="Aptos" w:hAnsi="Aptos" w:cs="Aptos"/>
        </w:rPr>
        <w:lastRenderedPageBreak/>
        <w:t xml:space="preserve">behavior. Another obstacle </w:t>
      </w:r>
      <w:r w:rsidR="6912DC30" w:rsidRPr="00E106CB">
        <w:rPr>
          <w:rFonts w:ascii="Aptos" w:eastAsia="Aptos" w:hAnsi="Aptos" w:cs="Aptos"/>
        </w:rPr>
        <w:t>is</w:t>
      </w:r>
      <w:r w:rsidRPr="00E106CB">
        <w:rPr>
          <w:rFonts w:ascii="Aptos" w:eastAsia="Aptos" w:hAnsi="Aptos" w:cs="Aptos"/>
        </w:rPr>
        <w:t xml:space="preserve"> the persistent difficulties in patient matching due to the absence of</w:t>
      </w:r>
      <w:r w:rsidR="0DFE5C47" w:rsidRPr="00E106CB">
        <w:rPr>
          <w:rFonts w:ascii="Aptos" w:eastAsia="Aptos" w:hAnsi="Aptos" w:cs="Aptos"/>
        </w:rPr>
        <w:t xml:space="preserve"> a universal patient identifier.</w:t>
      </w:r>
    </w:p>
    <w:p w14:paraId="6A523FED" w14:textId="77777777" w:rsidR="00A450C5" w:rsidRPr="007260E5" w:rsidRDefault="00A450C5" w:rsidP="00A450C5">
      <w:pPr>
        <w:rPr>
          <w:b/>
          <w:bCs/>
        </w:rPr>
      </w:pPr>
      <w:r w:rsidRPr="007260E5">
        <w:rPr>
          <w:b/>
          <w:bCs/>
        </w:rPr>
        <w:t>d. What other APIs should CMS and ASTP/ONC consider including in program policies to unleash innovation and support patients and providers?</w:t>
      </w:r>
    </w:p>
    <w:p w14:paraId="53F2A3D3" w14:textId="7905B4F1" w:rsidR="347191B0" w:rsidRPr="00E106CB" w:rsidRDefault="06C30BC4">
      <w:r w:rsidRPr="00E106CB">
        <w:t xml:space="preserve">CMS already has a well-structured API in Data at the Point of Care (DPC). Rather than focusing solely on the development of new APIs, CMS could prioritize expanding access to DPC. </w:t>
      </w:r>
      <w:r w:rsidR="2DF19225" w:rsidRPr="00E106CB">
        <w:t xml:space="preserve">From the description, it seems that </w:t>
      </w:r>
      <w:proofErr w:type="gramStart"/>
      <w:r w:rsidR="2DF19225" w:rsidRPr="00E106CB">
        <w:t>DPC would</w:t>
      </w:r>
      <w:proofErr w:type="gramEnd"/>
      <w:r w:rsidR="2DF19225" w:rsidRPr="00E106CB">
        <w:t xml:space="preserve"> provide valuable claims-based data, representing a critical opportunity to support population health use cases, care management, and provider workflows.</w:t>
      </w:r>
    </w:p>
    <w:p w14:paraId="706B47C1" w14:textId="77777777" w:rsidR="00A450C5" w:rsidRPr="00A450C5" w:rsidRDefault="00A450C5" w:rsidP="00A450C5">
      <w:pPr>
        <w:rPr>
          <w:b/>
          <w:bCs/>
        </w:rPr>
      </w:pPr>
      <w:r w:rsidRPr="00A450C5">
        <w:rPr>
          <w:b/>
          <w:bCs/>
        </w:rPr>
        <w:t>2. Digital Identity</w:t>
      </w:r>
    </w:p>
    <w:p w14:paraId="5EAC9D17" w14:textId="77777777" w:rsidR="00A450C5" w:rsidRPr="007260E5" w:rsidRDefault="00A450C5" w:rsidP="00A450C5">
      <w:pPr>
        <w:rPr>
          <w:b/>
          <w:bCs/>
        </w:rPr>
      </w:pPr>
      <w:r w:rsidRPr="007260E5">
        <w:rPr>
          <w:b/>
          <w:bCs/>
        </w:rPr>
        <w:t>TD-3. Regarding digital identity implementation:</w:t>
      </w:r>
    </w:p>
    <w:p w14:paraId="1F135D70" w14:textId="77777777" w:rsidR="00A450C5" w:rsidRPr="007260E5" w:rsidRDefault="00A450C5" w:rsidP="00A450C5">
      <w:pPr>
        <w:rPr>
          <w:b/>
          <w:bCs/>
        </w:rPr>
      </w:pPr>
      <w:r w:rsidRPr="007260E5">
        <w:rPr>
          <w:b/>
          <w:bCs/>
        </w:rPr>
        <w:t>a. What are the challenges and benefits?</w:t>
      </w:r>
    </w:p>
    <w:p w14:paraId="3E33C5E1" w14:textId="600CA8C7" w:rsidR="640FDC3F" w:rsidRPr="00E106CB" w:rsidRDefault="640FDC3F">
      <w:pPr>
        <w:rPr>
          <w:rFonts w:ascii="Aptos" w:eastAsia="Aptos" w:hAnsi="Aptos" w:cs="Aptos"/>
        </w:rPr>
      </w:pPr>
      <w:r w:rsidRPr="00E106CB">
        <w:rPr>
          <w:rFonts w:ascii="Aptos" w:eastAsia="Aptos" w:hAnsi="Aptos" w:cs="Aptos"/>
        </w:rPr>
        <w:t xml:space="preserve">Benefits of digital identity include </w:t>
      </w:r>
      <w:r w:rsidR="5AD80016" w:rsidRPr="00E106CB">
        <w:rPr>
          <w:rFonts w:ascii="Aptos" w:eastAsia="Aptos" w:hAnsi="Aptos" w:cs="Aptos"/>
        </w:rPr>
        <w:t>improving</w:t>
      </w:r>
      <w:r w:rsidRPr="00E106CB">
        <w:rPr>
          <w:rFonts w:ascii="Aptos" w:eastAsia="Aptos" w:hAnsi="Aptos" w:cs="Aptos"/>
        </w:rPr>
        <w:t xml:space="preserve"> data security, </w:t>
      </w:r>
      <w:r w:rsidR="6D243F4B" w:rsidRPr="00E106CB">
        <w:rPr>
          <w:rFonts w:ascii="Aptos" w:eastAsia="Aptos" w:hAnsi="Aptos" w:cs="Aptos"/>
        </w:rPr>
        <w:t>enabling</w:t>
      </w:r>
      <w:r w:rsidRPr="00E106CB">
        <w:rPr>
          <w:rFonts w:ascii="Aptos" w:eastAsia="Aptos" w:hAnsi="Aptos" w:cs="Aptos"/>
        </w:rPr>
        <w:t xml:space="preserve"> stronger access control, </w:t>
      </w:r>
      <w:r w:rsidR="3A94E865" w:rsidRPr="00E106CB">
        <w:rPr>
          <w:rFonts w:ascii="Aptos" w:eastAsia="Aptos" w:hAnsi="Aptos" w:cs="Aptos"/>
        </w:rPr>
        <w:t>enhancing</w:t>
      </w:r>
      <w:r w:rsidRPr="00E106CB">
        <w:rPr>
          <w:rFonts w:ascii="Aptos" w:eastAsia="Aptos" w:hAnsi="Aptos" w:cs="Aptos"/>
        </w:rPr>
        <w:t xml:space="preserve"> interoperability, and </w:t>
      </w:r>
      <w:r w:rsidR="02B8015B" w:rsidRPr="00E106CB">
        <w:rPr>
          <w:rFonts w:ascii="Aptos" w:eastAsia="Aptos" w:hAnsi="Aptos" w:cs="Aptos"/>
        </w:rPr>
        <w:t>improving</w:t>
      </w:r>
      <w:r w:rsidRPr="00E106CB">
        <w:rPr>
          <w:rFonts w:ascii="Aptos" w:eastAsia="Aptos" w:hAnsi="Aptos" w:cs="Aptos"/>
        </w:rPr>
        <w:t xml:space="preserve"> the accuracy of patient matching, which remains a significant issue across systems. It also lays the groundwork for scalable, secure user access, reducing the risk of fraud and unauthorized disclosure while enabling consistent experiences across different applications.</w:t>
      </w:r>
      <w:r w:rsidR="5A5F20C9" w:rsidRPr="00E106CB">
        <w:rPr>
          <w:rFonts w:ascii="Aptos" w:eastAsia="Aptos" w:hAnsi="Aptos" w:cs="Aptos"/>
        </w:rPr>
        <w:t xml:space="preserve"> One challenge that may come about is getting older patients to </w:t>
      </w:r>
      <w:r w:rsidR="7DA7D725" w:rsidRPr="00E106CB">
        <w:rPr>
          <w:rFonts w:ascii="Aptos" w:eastAsia="Aptos" w:hAnsi="Aptos" w:cs="Aptos"/>
        </w:rPr>
        <w:t>adapt to a new identity system may take some getting used to for them.</w:t>
      </w:r>
      <w:r w:rsidR="2C62C483" w:rsidRPr="00E106CB">
        <w:rPr>
          <w:rFonts w:ascii="Aptos" w:eastAsia="Aptos" w:hAnsi="Aptos" w:cs="Aptos"/>
        </w:rPr>
        <w:t xml:space="preserve"> Additionally, not all patients have the resources to create a digital identity. </w:t>
      </w:r>
    </w:p>
    <w:p w14:paraId="44F4629C" w14:textId="77777777" w:rsidR="00A450C5" w:rsidRPr="007260E5" w:rsidRDefault="00A450C5" w:rsidP="00A450C5">
      <w:pPr>
        <w:rPr>
          <w:b/>
          <w:bCs/>
        </w:rPr>
      </w:pPr>
      <w:r w:rsidRPr="007260E5">
        <w:rPr>
          <w:b/>
          <w:bCs/>
        </w:rPr>
        <w:t>b. How would requiring digital identity credentials (for example, CLEAR, Login.gov, ID.me, other NIST 800-63-3 IAL2/AAL2 CSPs) impact cybersecurity and data exchange?</w:t>
      </w:r>
    </w:p>
    <w:p w14:paraId="2CE9C177" w14:textId="0C903E17" w:rsidR="48B8F9D4" w:rsidRPr="00E106CB" w:rsidRDefault="63951917">
      <w:pPr>
        <w:rPr>
          <w:rFonts w:ascii="Aptos" w:eastAsia="Aptos" w:hAnsi="Aptos" w:cs="Aptos"/>
        </w:rPr>
      </w:pPr>
      <w:r w:rsidRPr="00E106CB">
        <w:rPr>
          <w:rFonts w:ascii="Aptos" w:eastAsia="Aptos" w:hAnsi="Aptos" w:cs="Aptos"/>
        </w:rPr>
        <w:t>Requiring digital identity credentials from certified credential service providers would strengthen cybers</w:t>
      </w:r>
      <w:r w:rsidRPr="00E106CB">
        <w:rPr>
          <w:rFonts w:ascii="Aptos" w:eastAsia="Aptos" w:hAnsi="Aptos" w:cs="Aptos"/>
        </w:rPr>
        <w:t>ec</w:t>
      </w:r>
      <w:r w:rsidRPr="00E106CB">
        <w:rPr>
          <w:rFonts w:ascii="Aptos" w:eastAsia="Aptos" w:hAnsi="Aptos" w:cs="Aptos"/>
        </w:rPr>
        <w:t>urity by ensuring consistent identity verification processes across the health IT ecosystem. This would reduce the risk of unauthorized access and fraudulent use of patient data while also streamlining HIPAA compliance. Authentication would be simplified</w:t>
      </w:r>
      <w:r w:rsidR="30C349AE" w:rsidRPr="00E106CB">
        <w:rPr>
          <w:rFonts w:ascii="Aptos" w:eastAsia="Aptos" w:hAnsi="Aptos" w:cs="Aptos"/>
        </w:rPr>
        <w:t>,</w:t>
      </w:r>
      <w:r w:rsidRPr="00E106CB">
        <w:rPr>
          <w:rFonts w:ascii="Aptos" w:eastAsia="Aptos" w:hAnsi="Aptos" w:cs="Aptos"/>
        </w:rPr>
        <w:t xml:space="preserve"> making data exchange </w:t>
      </w:r>
      <w:r w:rsidR="4BE7D251" w:rsidRPr="00E106CB">
        <w:rPr>
          <w:rFonts w:ascii="Aptos" w:eastAsia="Aptos" w:hAnsi="Aptos" w:cs="Aptos"/>
        </w:rPr>
        <w:t>secure and scalable.</w:t>
      </w:r>
    </w:p>
    <w:p w14:paraId="6E77DB1A" w14:textId="77777777" w:rsidR="00A450C5" w:rsidRPr="002D7C7E" w:rsidRDefault="00A450C5" w:rsidP="00A450C5">
      <w:pPr>
        <w:rPr>
          <w:b/>
        </w:rPr>
      </w:pPr>
      <w:proofErr w:type="gramStart"/>
      <w:r w:rsidRPr="002D7C7E">
        <w:rPr>
          <w:b/>
        </w:rPr>
        <w:t>c. What</w:t>
      </w:r>
      <w:proofErr w:type="gramEnd"/>
      <w:r w:rsidRPr="002D7C7E">
        <w:rPr>
          <w:b/>
        </w:rPr>
        <w:t xml:space="preserve"> impact would mandatory use of the OpenID Connect identity protocol have?</w:t>
      </w:r>
    </w:p>
    <w:p w14:paraId="11DDB782" w14:textId="71244973" w:rsidR="5F5F83E7" w:rsidRPr="00E106CB" w:rsidRDefault="199E00C6">
      <w:pPr>
        <w:rPr>
          <w:rFonts w:ascii="Aptos" w:eastAsia="Aptos" w:hAnsi="Aptos" w:cs="Aptos"/>
        </w:rPr>
      </w:pPr>
      <w:r w:rsidRPr="00E106CB">
        <w:rPr>
          <w:rFonts w:ascii="Aptos" w:eastAsia="Aptos" w:hAnsi="Aptos" w:cs="Aptos"/>
        </w:rPr>
        <w:t>Mandating the use of the OpenID Connect identity protocol would have a positive impact on interoperability, developer experience, and security. As a well-established, standards-based framework, OpenID Connect simplifies the process of integrating authentication and identity verification across platforms. This would reduce integration costs for developers and minimize vendor lock-in, while also improving patient experience through consistent authentication workflows.</w:t>
      </w:r>
    </w:p>
    <w:p w14:paraId="071D6BE3" w14:textId="15FACB77" w:rsidR="00A450C5" w:rsidRDefault="00A450C5" w:rsidP="00A450C5">
      <w:pPr>
        <w:rPr>
          <w:b/>
          <w:bCs/>
        </w:rPr>
      </w:pPr>
      <w:r w:rsidRPr="00A450C5">
        <w:rPr>
          <w:b/>
          <w:bCs/>
        </w:rPr>
        <w:lastRenderedPageBreak/>
        <w:t>3. Technical Standards and Certification</w:t>
      </w:r>
      <w:r w:rsidR="0064369B">
        <w:rPr>
          <w:b/>
          <w:bCs/>
        </w:rPr>
        <w:t xml:space="preserve"> </w:t>
      </w:r>
    </w:p>
    <w:p w14:paraId="79F6638B" w14:textId="341A092D" w:rsidR="003E3BEA" w:rsidRPr="00A450C5" w:rsidRDefault="00462F1D" w:rsidP="00A450C5">
      <w:r>
        <w:t xml:space="preserve"> </w:t>
      </w:r>
    </w:p>
    <w:p w14:paraId="0EC08543" w14:textId="4A09DCC5" w:rsidR="00A450C5" w:rsidRPr="007260E5" w:rsidRDefault="00A450C5" w:rsidP="00A450C5">
      <w:pPr>
        <w:rPr>
          <w:b/>
          <w:bCs/>
        </w:rPr>
      </w:pPr>
      <w:r w:rsidRPr="007260E5">
        <w:rPr>
          <w:b/>
          <w:bCs/>
        </w:rPr>
        <w:t>TD-4. How can CMS better encourage use of open, standards-based, publicly available APIs over proprietary APIs?</w:t>
      </w:r>
    </w:p>
    <w:p w14:paraId="24A66B27" w14:textId="586BBE02" w:rsidR="00A9107C" w:rsidRPr="00E106CB" w:rsidRDefault="000E5075" w:rsidP="00A450C5">
      <w:r w:rsidRPr="00E106CB">
        <w:t>Currently, systems have implemented FHIR APIs for reading USCDI on FHIR v2</w:t>
      </w:r>
      <w:r w:rsidR="00C025A3">
        <w:t>,</w:t>
      </w:r>
      <w:r w:rsidR="00C14817">
        <w:t xml:space="preserve"> precisely centered around</w:t>
      </w:r>
      <w:r w:rsidR="00BF132A" w:rsidRPr="00E106CB">
        <w:t xml:space="preserve"> retrieving </w:t>
      </w:r>
      <w:r w:rsidR="00BF132A" w:rsidRPr="00E106CB">
        <w:t>specific data</w:t>
      </w:r>
      <w:r w:rsidR="00BF132A" w:rsidRPr="00E106CB">
        <w:t>.</w:t>
      </w:r>
      <w:r w:rsidRPr="00E106CB">
        <w:t xml:space="preserve"> APIs that involve writing back data or reading objects such as appointments, financial, or administrative data are proprietary. </w:t>
      </w:r>
      <w:r w:rsidR="00BF132A" w:rsidRPr="00E106CB">
        <w:t xml:space="preserve">In addition, </w:t>
      </w:r>
      <w:r w:rsidR="00CE28A8" w:rsidRPr="00E106CB">
        <w:t>systems currently have a mix of HL7, FHIR, and flat files integrations</w:t>
      </w:r>
      <w:r w:rsidR="004E4DF0" w:rsidRPr="00E106CB">
        <w:t xml:space="preserve"> to solve their entire use-case. They need HL7 feeds like ADT to get a list of patients and frequent updates. These functions could be transferred to an API. </w:t>
      </w:r>
      <w:r w:rsidRPr="00E106CB">
        <w:t xml:space="preserve">CMS </w:t>
      </w:r>
      <w:r w:rsidR="4E0F1562">
        <w:t>sh</w:t>
      </w:r>
      <w:r>
        <w:t>ould</w:t>
      </w:r>
      <w:r w:rsidRPr="00E106CB">
        <w:t xml:space="preserve"> expand the scope of</w:t>
      </w:r>
      <w:r w:rsidR="00CE28A8" w:rsidRPr="00E106CB">
        <w:t xml:space="preserve"> certified</w:t>
      </w:r>
      <w:r w:rsidRPr="00E106CB">
        <w:t xml:space="preserve"> APIs to cover </w:t>
      </w:r>
      <w:r w:rsidR="00BF132A" w:rsidRPr="00E106CB">
        <w:t>non-clinical data</w:t>
      </w:r>
      <w:r w:rsidR="2EBB234D">
        <w:t xml:space="preserve"> such as administrative and claims</w:t>
      </w:r>
      <w:r w:rsidR="00BF132A">
        <w:t>.</w:t>
      </w:r>
      <w:r w:rsidR="6C5B417C">
        <w:t xml:space="preserve"> In addition, include FHIR subscriptions so systems can simplify their integrations to FHIR only instead of HL7 and FHIR.</w:t>
      </w:r>
    </w:p>
    <w:p w14:paraId="0AC50BBF" w14:textId="52090C01" w:rsidR="00A450C5" w:rsidRPr="007260E5" w:rsidRDefault="00A450C5" w:rsidP="00A450C5">
      <w:pPr>
        <w:rPr>
          <w:b/>
          <w:bCs/>
        </w:rPr>
      </w:pPr>
      <w:r w:rsidRPr="007260E5">
        <w:rPr>
          <w:b/>
          <w:bCs/>
        </w:rPr>
        <w:t>TD-5. How could a nationwide provider directory of FHIR endpoints improve access to health information for patients, providers, and payers? Who should publish such a directory, and should users bear a cost?</w:t>
      </w:r>
    </w:p>
    <w:p w14:paraId="0BD92B68" w14:textId="0B9CFF47" w:rsidR="00FF1959" w:rsidRPr="00E106CB" w:rsidRDefault="00DE5E62" w:rsidP="00A450C5">
      <w:r w:rsidRPr="00E106CB">
        <w:t xml:space="preserve">Currently, </w:t>
      </w:r>
      <w:r w:rsidR="00D54475" w:rsidRPr="00E106CB">
        <w:t xml:space="preserve">some </w:t>
      </w:r>
      <w:r w:rsidRPr="00E106CB">
        <w:t xml:space="preserve">EMRs </w:t>
      </w:r>
      <w:r w:rsidR="00D54475" w:rsidRPr="00E106CB">
        <w:t>have</w:t>
      </w:r>
      <w:r w:rsidRPr="00E106CB">
        <w:t xml:space="preserve"> publish</w:t>
      </w:r>
      <w:r w:rsidR="00D54475" w:rsidRPr="00E106CB">
        <w:t>ed</w:t>
      </w:r>
      <w:r w:rsidRPr="00E106CB">
        <w:t xml:space="preserve"> FHIR endpoints for their customers</w:t>
      </w:r>
      <w:r w:rsidR="59BD673A">
        <w:t>, b</w:t>
      </w:r>
      <w:r w:rsidR="00D54475">
        <w:t>ut</w:t>
      </w:r>
      <w:r w:rsidR="00D54475" w:rsidRPr="00E106CB">
        <w:t xml:space="preserve"> for the average patient, it’s tough to know what organizations you have </w:t>
      </w:r>
      <w:r w:rsidR="00EC65C3" w:rsidRPr="00E106CB">
        <w:t xml:space="preserve">had care </w:t>
      </w:r>
      <w:proofErr w:type="gramStart"/>
      <w:r w:rsidR="00EC65C3" w:rsidRPr="00E106CB">
        <w:t>at</w:t>
      </w:r>
      <w:proofErr w:type="gramEnd"/>
      <w:r w:rsidR="5CBBE882">
        <w:t xml:space="preserve">, </w:t>
      </w:r>
      <w:proofErr w:type="gramStart"/>
      <w:r w:rsidR="5CBBE882">
        <w:t>e</w:t>
      </w:r>
      <w:r w:rsidR="00D54475">
        <w:t>specially</w:t>
      </w:r>
      <w:r w:rsidR="00D54475" w:rsidRPr="00E106CB">
        <w:t>,</w:t>
      </w:r>
      <w:proofErr w:type="gramEnd"/>
      <w:r w:rsidR="00D54475" w:rsidRPr="00E106CB">
        <w:t xml:space="preserve"> if the organization </w:t>
      </w:r>
      <w:r w:rsidR="002B3925" w:rsidRPr="00E106CB">
        <w:t xml:space="preserve">is a child organization at a larger parent organization. CMS should provide a directory that allows patients, providers, and payers to determine the FHIR endpoint for each distinct </w:t>
      </w:r>
      <w:r w:rsidR="00C444CD" w:rsidRPr="00E106CB">
        <w:t xml:space="preserve">provider </w:t>
      </w:r>
      <w:r w:rsidR="495EE24E">
        <w:t>c</w:t>
      </w:r>
      <w:r w:rsidR="00C444CD">
        <w:t>are</w:t>
      </w:r>
      <w:r w:rsidR="00C444CD" w:rsidRPr="00E106CB">
        <w:t xml:space="preserve"> organization.</w:t>
      </w:r>
    </w:p>
    <w:p w14:paraId="44605EE6" w14:textId="77777777" w:rsidR="00A450C5" w:rsidRPr="007260E5" w:rsidRDefault="00A450C5" w:rsidP="00A450C5">
      <w:pPr>
        <w:rPr>
          <w:b/>
          <w:bCs/>
        </w:rPr>
      </w:pPr>
      <w:r w:rsidRPr="007260E5">
        <w:rPr>
          <w:b/>
          <w:bCs/>
        </w:rPr>
        <w:t>TD-6. What unique interoperability functions does TEFCA perform?</w:t>
      </w:r>
    </w:p>
    <w:p w14:paraId="40258674" w14:textId="51FCFA49" w:rsidR="00A450C5" w:rsidRPr="00E106CB" w:rsidRDefault="00A450C5" w:rsidP="00C444CD">
      <w:pPr>
        <w:pStyle w:val="ListParagraph"/>
        <w:numPr>
          <w:ilvl w:val="0"/>
          <w:numId w:val="1"/>
        </w:numPr>
        <w:rPr>
          <w:b/>
        </w:rPr>
      </w:pPr>
      <w:r w:rsidRPr="5125CFEE">
        <w:rPr>
          <w:b/>
        </w:rPr>
        <w:t>What existing alternatives should be considered?</w:t>
      </w:r>
    </w:p>
    <w:p w14:paraId="75EEEE69" w14:textId="7CF9228D" w:rsidR="000A6EF3" w:rsidRPr="00E106CB" w:rsidRDefault="000A6EF3" w:rsidP="5125CFEE">
      <w:pPr>
        <w:ind w:left="720"/>
      </w:pPr>
      <w:r w:rsidRPr="00E106CB">
        <w:t xml:space="preserve">There are currently no alternatives outside of TEFCA for unified federal data exchange. Networks such as CommonWell, Carequality, and </w:t>
      </w:r>
      <w:proofErr w:type="spellStart"/>
      <w:r w:rsidRPr="00E106CB">
        <w:t>eHealthExchange</w:t>
      </w:r>
      <w:proofErr w:type="spellEnd"/>
      <w:r w:rsidRPr="00E106CB">
        <w:t xml:space="preserve"> currently exchange</w:t>
      </w:r>
      <w:r w:rsidR="67F92AF1">
        <w:t>, b</w:t>
      </w:r>
      <w:r>
        <w:t>ut</w:t>
      </w:r>
      <w:r w:rsidRPr="00E106CB">
        <w:t xml:space="preserve"> TEFCA provides a federated decentralized data exchange model that allows all these networks to exchange data with one another.</w:t>
      </w:r>
    </w:p>
    <w:p w14:paraId="35BFC950" w14:textId="77777777" w:rsidR="00DB41ED" w:rsidRDefault="00DB41ED" w:rsidP="3C9ED390">
      <w:pPr>
        <w:pStyle w:val="ListParagraph"/>
      </w:pPr>
    </w:p>
    <w:p w14:paraId="7AA3F55E" w14:textId="60682812" w:rsidR="00A450C5" w:rsidRPr="007260E5" w:rsidRDefault="00A450C5" w:rsidP="00814F2A">
      <w:pPr>
        <w:pStyle w:val="ListParagraph"/>
        <w:numPr>
          <w:ilvl w:val="0"/>
          <w:numId w:val="1"/>
        </w:numPr>
        <w:rPr>
          <w:b/>
          <w:bCs/>
        </w:rPr>
      </w:pPr>
      <w:r w:rsidRPr="007260E5">
        <w:rPr>
          <w:b/>
          <w:bCs/>
        </w:rPr>
        <w:t>Are there redundant standards, protocols or channels or both that should be consolidated?</w:t>
      </w:r>
    </w:p>
    <w:p w14:paraId="65AE07A5" w14:textId="3BC2586C" w:rsidR="00814F2A" w:rsidRPr="00E106CB" w:rsidRDefault="00326C60" w:rsidP="00814F2A">
      <w:pPr>
        <w:pStyle w:val="ListParagraph"/>
      </w:pPr>
      <w:r w:rsidRPr="00E106CB">
        <w:t xml:space="preserve">Currently, applications and provider organizations integrate through a mix of FHIR, HL7, and CCDAs. </w:t>
      </w:r>
      <w:r w:rsidR="00807B6C" w:rsidRPr="00E106CB">
        <w:t xml:space="preserve">Replacing CCDAs with FHIR could be a quick win for CMS. FHIR allows systems to selectively choose the health resource they want to query for. For </w:t>
      </w:r>
      <w:r w:rsidR="00807B6C" w:rsidRPr="00E106CB">
        <w:lastRenderedPageBreak/>
        <w:t xml:space="preserve">example, when you get a CCDA, you typically receive all encounter notes, documents, PAMI data, </w:t>
      </w:r>
      <w:r w:rsidR="00922E6C" w:rsidRPr="00E106CB">
        <w:t xml:space="preserve">lab results etc. With </w:t>
      </w:r>
      <w:r w:rsidR="00922E6C" w:rsidRPr="00E106CB">
        <w:t>FHIR</w:t>
      </w:r>
      <w:r w:rsidR="00572053">
        <w:t>,</w:t>
      </w:r>
      <w:r w:rsidR="00922E6C" w:rsidRPr="00E106CB">
        <w:t xml:space="preserve"> applications and organizations can selectively get the data they need. For example, specialty pharmacy systems that interchange data on the networks </w:t>
      </w:r>
      <w:r w:rsidR="00B04DA7" w:rsidRPr="00E106CB">
        <w:t>typically only get the medication history and diagnoses on the patients that are referred to their system.</w:t>
      </w:r>
    </w:p>
    <w:p w14:paraId="7F090032" w14:textId="77777777" w:rsidR="00A450C5" w:rsidRPr="007260E5" w:rsidRDefault="00A450C5" w:rsidP="00A450C5">
      <w:pPr>
        <w:rPr>
          <w:b/>
          <w:bCs/>
        </w:rPr>
      </w:pPr>
      <w:r w:rsidRPr="007260E5">
        <w:rPr>
          <w:b/>
          <w:bCs/>
        </w:rPr>
        <w:t>TD-7. To what degree has USCDI improved interoperability and exchange and what are its limitations?</w:t>
      </w:r>
    </w:p>
    <w:p w14:paraId="0D53B6A5" w14:textId="53F80CA4" w:rsidR="79578548" w:rsidRPr="00E106CB" w:rsidRDefault="79578548" w:rsidP="188149D5">
      <w:r w:rsidRPr="00E106CB">
        <w:t>USCDI has made it easier to retrieve clinical data on demand at a per patient level</w:t>
      </w:r>
      <w:r w:rsidR="6C766F78" w:rsidRPr="00E106CB">
        <w:t xml:space="preserve"> and provide richer context</w:t>
      </w:r>
      <w:r w:rsidRPr="00E106CB">
        <w:t xml:space="preserve">. </w:t>
      </w:r>
      <w:r w:rsidR="67A68082" w:rsidRPr="00E106CB">
        <w:t>USCDI is continuously evolving by releasing new versions which expand out the data scope.</w:t>
      </w:r>
    </w:p>
    <w:p w14:paraId="63F24584" w14:textId="271DADA0" w:rsidR="67A68082" w:rsidRPr="00E106CB" w:rsidRDefault="67A68082" w:rsidP="188149D5">
      <w:r w:rsidRPr="00E106CB">
        <w:t xml:space="preserve">Two areas </w:t>
      </w:r>
      <w:r w:rsidR="2C65F61B" w:rsidRPr="00E106CB">
        <w:t>of scope we see it expanding out into are the following:</w:t>
      </w:r>
    </w:p>
    <w:p w14:paraId="60FCC49D" w14:textId="2772B6FE" w:rsidR="1302A592" w:rsidRPr="00E106CB" w:rsidRDefault="1302A592" w:rsidP="188149D5">
      <w:pPr>
        <w:pStyle w:val="ListParagraph"/>
        <w:numPr>
          <w:ilvl w:val="0"/>
          <w:numId w:val="16"/>
        </w:numPr>
      </w:pPr>
      <w:r w:rsidRPr="00E106CB">
        <w:t xml:space="preserve">SDOH: We are seeing that there </w:t>
      </w:r>
      <w:r w:rsidR="6821B40C">
        <w:t>is an increase in</w:t>
      </w:r>
      <w:r w:rsidRPr="00E106CB">
        <w:t xml:space="preserve"> care coordination and patient engagement applications that help vulnerable populations. Retrieving SDOH data from the EMR could help these developers who are working with these populations identify </w:t>
      </w:r>
      <w:r w:rsidR="00EE3175" w:rsidRPr="00E106CB">
        <w:t>effective</w:t>
      </w:r>
      <w:r w:rsidRPr="00E106CB">
        <w:t xml:space="preserve"> care paths for these pop</w:t>
      </w:r>
      <w:r w:rsidR="23EF4429" w:rsidRPr="00E106CB">
        <w:t>ulations.</w:t>
      </w:r>
    </w:p>
    <w:p w14:paraId="4A6C3ED3" w14:textId="35A86AB9" w:rsidR="1302A592" w:rsidRPr="00E106CB" w:rsidRDefault="1302A592" w:rsidP="188149D5">
      <w:pPr>
        <w:pStyle w:val="ListParagraph"/>
        <w:numPr>
          <w:ilvl w:val="0"/>
          <w:numId w:val="16"/>
        </w:numPr>
      </w:pPr>
      <w:r w:rsidRPr="00E106CB">
        <w:t>Genomics and Oncology Data:</w:t>
      </w:r>
      <w:r w:rsidR="6039AE82" w:rsidRPr="00E106CB">
        <w:t xml:space="preserve"> We’ve seen an increase in applications</w:t>
      </w:r>
      <w:r w:rsidR="1C7145E3" w:rsidRPr="00E106CB">
        <w:t xml:space="preserve"> that predict a patient’s prognosis</w:t>
      </w:r>
      <w:r w:rsidR="6039AE82" w:rsidRPr="00E106CB">
        <w:t xml:space="preserve"> </w:t>
      </w:r>
      <w:r w:rsidR="14C7E6E8" w:rsidRPr="00E106CB">
        <w:t xml:space="preserve">require a M-Code </w:t>
      </w:r>
      <w:r w:rsidR="14C7E6E8" w:rsidRPr="188149D5">
        <w:t xml:space="preserve">profile </w:t>
      </w:r>
      <w:r w:rsidR="1E2B9E97" w:rsidRPr="00E106CB">
        <w:t xml:space="preserve">on the patient. The M-Code profile contains the patient’s genomic data, health assessment, disease progression, treatment groups, and outcome groups. Currently, genomic data </w:t>
      </w:r>
      <w:r w:rsidR="154AC700" w:rsidRPr="00E106CB">
        <w:t>is new and not represented in the USCDI profile. Including it would allow these applications to pull data from EMRs, labs, etc.</w:t>
      </w:r>
    </w:p>
    <w:p w14:paraId="1878C522" w14:textId="05535A01" w:rsidR="188149D5" w:rsidRPr="00E106CB" w:rsidRDefault="188149D5" w:rsidP="188149D5"/>
    <w:p w14:paraId="6A09E14A" w14:textId="4CC7D6E0" w:rsidR="00F92FC8" w:rsidRPr="007260E5" w:rsidRDefault="002D7C7E" w:rsidP="002D7C7E">
      <w:pPr>
        <w:rPr>
          <w:b/>
          <w:bCs/>
        </w:rPr>
      </w:pPr>
      <w:r>
        <w:rPr>
          <w:b/>
        </w:rPr>
        <w:t xml:space="preserve">a. </w:t>
      </w:r>
      <w:r w:rsidR="00A450C5" w:rsidRPr="007260E5">
        <w:rPr>
          <w:b/>
          <w:bCs/>
        </w:rPr>
        <w:t>Does it contain the full extent of data elements you need?</w:t>
      </w:r>
    </w:p>
    <w:p w14:paraId="471905C6" w14:textId="7D98D5FB" w:rsidR="00B37C59" w:rsidRPr="00E106CB" w:rsidRDefault="18BBF7C8" w:rsidP="002D7C7E">
      <w:pPr>
        <w:pStyle w:val="ListParagraph"/>
        <w:ind w:left="0"/>
      </w:pPr>
      <w:r w:rsidRPr="00E106CB">
        <w:t>USCDI is generally comprehensive from a clinical data perspective.</w:t>
      </w:r>
      <w:r w:rsidR="5A0FC463" w:rsidRPr="00E106CB">
        <w:t xml:space="preserve"> See above answer for additional scope it could include.</w:t>
      </w:r>
      <w:r w:rsidRPr="00E106CB">
        <w:t xml:space="preserve"> </w:t>
      </w:r>
    </w:p>
    <w:p w14:paraId="1F70D403" w14:textId="1DA0DE6B" w:rsidR="4F89DC2E" w:rsidRDefault="4F89DC2E" w:rsidP="4F89DC2E">
      <w:pPr>
        <w:pStyle w:val="ListParagraph"/>
        <w:ind w:left="0"/>
      </w:pPr>
    </w:p>
    <w:p w14:paraId="3A8C701C" w14:textId="0DBFC15D" w:rsidR="0CF52C61" w:rsidRDefault="0CF52C61" w:rsidP="4F89DC2E">
      <w:pPr>
        <w:pStyle w:val="ListParagraph"/>
        <w:ind w:left="0"/>
      </w:pPr>
      <w:r>
        <w:t xml:space="preserve">With regards to payers, USCDI lacks key components needed for administrative and financial operations, namely </w:t>
      </w:r>
      <w:r w:rsidR="23C9354F">
        <w:t xml:space="preserve">claims data and </w:t>
      </w:r>
      <w:r w:rsidR="30A7B1AB">
        <w:t>structured encounter billing</w:t>
      </w:r>
      <w:r w:rsidR="23C9354F">
        <w:t xml:space="preserve"> codes</w:t>
      </w:r>
      <w:r w:rsidR="23C9354F">
        <w:t xml:space="preserve"> (CPT, HCPCS, etc</w:t>
      </w:r>
      <w:r w:rsidR="3B069CA1">
        <w:t>.)</w:t>
      </w:r>
      <w:r w:rsidR="35D29C1E">
        <w:t xml:space="preserve">. </w:t>
      </w:r>
      <w:r w:rsidR="115B984A">
        <w:t xml:space="preserve">While billing codes are not explicitly included in USCDI, these are often integrated into the EHR and are able to be retrieved for data exchange purposes. </w:t>
      </w:r>
    </w:p>
    <w:p w14:paraId="4F0CBC9C" w14:textId="59FB995F" w:rsidR="00B37C59" w:rsidRPr="00A450C5" w:rsidRDefault="00B37C59" w:rsidP="00F92FC8">
      <w:pPr>
        <w:pStyle w:val="ListParagraph"/>
      </w:pPr>
    </w:p>
    <w:p w14:paraId="3168F9A7" w14:textId="6A27032E" w:rsidR="009E7DAA" w:rsidRPr="00380F41" w:rsidRDefault="002D7C7E" w:rsidP="00380F41">
      <w:pPr>
        <w:rPr>
          <w:b/>
        </w:rPr>
      </w:pPr>
      <w:r w:rsidRPr="002D7C7E">
        <w:rPr>
          <w:b/>
          <w:bCs/>
        </w:rPr>
        <w:t xml:space="preserve">b. </w:t>
      </w:r>
      <w:r w:rsidR="00A450C5" w:rsidRPr="002D7C7E">
        <w:rPr>
          <w:b/>
        </w:rPr>
        <w:t>If not, is it because of limitations in the definition of the USCDI format or the way it is utilized?</w:t>
      </w:r>
    </w:p>
    <w:p w14:paraId="12C11958" w14:textId="4B08DE98" w:rsidR="4F7F1D55" w:rsidRPr="00E106CB" w:rsidRDefault="4F7F1D55" w:rsidP="002D7C7E">
      <w:pPr>
        <w:pStyle w:val="ListParagraph"/>
        <w:ind w:left="0"/>
      </w:pPr>
      <w:r w:rsidRPr="00E106CB">
        <w:lastRenderedPageBreak/>
        <w:t>USCDI is a constantly evolving data set that changes as new applications or new use-cases are identified by innovators.</w:t>
      </w:r>
      <w:r w:rsidR="197E3341" w:rsidRPr="00E106CB">
        <w:t xml:space="preserve"> The limitations identified above are due to the data scope in nature and not the data format or structure.</w:t>
      </w:r>
    </w:p>
    <w:p w14:paraId="1DDD7816" w14:textId="77777777" w:rsidR="009E7DAA" w:rsidRPr="007260E5" w:rsidRDefault="009E7DAA" w:rsidP="009E7DAA">
      <w:pPr>
        <w:pStyle w:val="ListParagraph"/>
        <w:rPr>
          <w:b/>
          <w:bCs/>
        </w:rPr>
      </w:pPr>
    </w:p>
    <w:p w14:paraId="4439E55B" w14:textId="77777777" w:rsidR="00A450C5" w:rsidRPr="007260E5" w:rsidRDefault="00A450C5" w:rsidP="00A450C5">
      <w:pPr>
        <w:rPr>
          <w:b/>
          <w:bCs/>
        </w:rPr>
      </w:pPr>
      <w:proofErr w:type="gramStart"/>
      <w:r w:rsidRPr="007260E5">
        <w:rPr>
          <w:b/>
          <w:bCs/>
        </w:rPr>
        <w:t>c. If</w:t>
      </w:r>
      <w:proofErr w:type="gramEnd"/>
      <w:r w:rsidRPr="007260E5">
        <w:rPr>
          <w:b/>
          <w:bCs/>
        </w:rPr>
        <w:t xml:space="preserve"> so, would adding more data elements to USCDI add value or create scoping challenges? How could such challenges be addressed?</w:t>
      </w:r>
    </w:p>
    <w:p w14:paraId="544B4E8B" w14:textId="025F2E95" w:rsidR="1761EBF8" w:rsidRPr="00E106CB" w:rsidRDefault="1761EBF8" w:rsidP="188149D5">
      <w:r w:rsidRPr="00E106CB">
        <w:t>Adding more USCDI data points would</w:t>
      </w:r>
      <w:r>
        <w:t xml:space="preserve"> </w:t>
      </w:r>
      <w:r w:rsidR="0C172DB4">
        <w:t>add</w:t>
      </w:r>
      <w:r w:rsidRPr="00E106CB">
        <w:t xml:space="preserve"> more value if scoped consistently across EMRs and specialty systems. One challenge is properly incentivizing EMRs and specialty systems to develop APIs for these use-case</w:t>
      </w:r>
      <w:r w:rsidR="32C128A3" w:rsidRPr="00E106CB">
        <w:t>s. Adding more data points for complex resources could take away critical resources EMR vendors have from focusing on their core product, which could affect provider and patient experiences.</w:t>
      </w:r>
    </w:p>
    <w:p w14:paraId="7467A6FF" w14:textId="08DD0D3A" w:rsidR="32C128A3" w:rsidRPr="00E106CB" w:rsidRDefault="32C128A3" w:rsidP="188149D5">
      <w:r w:rsidRPr="00E106CB">
        <w:t>If more data elements are added, there needs to be confidence that they benefit both patients and providers alike by enabling more innovative solutions.</w:t>
      </w:r>
    </w:p>
    <w:p w14:paraId="7C20AA73" w14:textId="77777777" w:rsidR="00A450C5" w:rsidRPr="003022CC" w:rsidRDefault="00A450C5" w:rsidP="00A450C5">
      <w:pPr>
        <w:rPr>
          <w:b/>
          <w:bCs/>
        </w:rPr>
      </w:pPr>
      <w:proofErr w:type="gramStart"/>
      <w:r w:rsidRPr="003022CC">
        <w:rPr>
          <w:b/>
          <w:bCs/>
        </w:rPr>
        <w:t>d. Given</w:t>
      </w:r>
      <w:proofErr w:type="gramEnd"/>
      <w:r w:rsidRPr="003022CC">
        <w:rPr>
          <w:b/>
          <w:bCs/>
        </w:rPr>
        <w:t xml:space="preserve"> improvements in language models, would you prefer a non-proprietary but less structured format that might improve data coverage even if it requires more processing by the receiver?</w:t>
      </w:r>
    </w:p>
    <w:p w14:paraId="2688D0E0" w14:textId="17A7528B" w:rsidR="1F168C52" w:rsidRPr="00E106CB" w:rsidRDefault="1F168C52" w:rsidP="188149D5">
      <w:r w:rsidRPr="00E106CB">
        <w:t xml:space="preserve">We see a demand for getting unstructured data such as documents, encounter notes, etc. to run them through LLMs for insights. </w:t>
      </w:r>
    </w:p>
    <w:p w14:paraId="1AA02E51" w14:textId="2A3D21C8" w:rsidR="00393413" w:rsidRPr="002405F4" w:rsidRDefault="00A450C5" w:rsidP="00A450C5">
      <w:pPr>
        <w:rPr>
          <w:b/>
          <w:bCs/>
        </w:rPr>
      </w:pPr>
      <w:r w:rsidRPr="002405F4">
        <w:rPr>
          <w:b/>
          <w:bCs/>
        </w:rPr>
        <w:t>TD-8. What are the most effective certification criteria and standards under the ONC Health IT Certification Program?</w:t>
      </w:r>
    </w:p>
    <w:p w14:paraId="0FD14FC0" w14:textId="7A881F5E" w:rsidR="003147A7" w:rsidRPr="00E106CB" w:rsidRDefault="003147A7" w:rsidP="00A450C5">
      <w:r w:rsidRPr="00E106CB">
        <w:t xml:space="preserve">The most effective certification criteria and standards under the ONC Health IT Certification Program are those that promote the standards such as FHIR APIs, HL7, and even CCDAs. We’ve seen these standards used more to promote interoperability than </w:t>
      </w:r>
      <w:r w:rsidR="00AC50E2" w:rsidRPr="00E106CB">
        <w:t xml:space="preserve">EHI Exports that </w:t>
      </w:r>
      <w:proofErr w:type="gramStart"/>
      <w:r w:rsidR="00AC50E2" w:rsidRPr="00E106CB">
        <w:t>allow</w:t>
      </w:r>
      <w:proofErr w:type="gramEnd"/>
      <w:r w:rsidR="00AC50E2" w:rsidRPr="00E106CB">
        <w:t xml:space="preserve"> vendors to define their own format for exporting EMR data.</w:t>
      </w:r>
    </w:p>
    <w:p w14:paraId="3FA4BAD0" w14:textId="2FF1CD73" w:rsidR="188149D5" w:rsidRDefault="188149D5"/>
    <w:p w14:paraId="57D2DD7D" w14:textId="77777777" w:rsidR="00A450C5" w:rsidRPr="002405F4" w:rsidRDefault="00A450C5" w:rsidP="00A450C5">
      <w:pPr>
        <w:rPr>
          <w:b/>
          <w:bCs/>
        </w:rPr>
      </w:pPr>
      <w:r w:rsidRPr="002405F4">
        <w:rPr>
          <w:b/>
          <w:bCs/>
        </w:rPr>
        <w:t>TD-9. Regarding certification of health IT:</w:t>
      </w:r>
    </w:p>
    <w:p w14:paraId="4F87E7C4" w14:textId="77777777" w:rsidR="00A450C5" w:rsidRPr="002405F4" w:rsidRDefault="00A450C5" w:rsidP="00A450C5">
      <w:pPr>
        <w:rPr>
          <w:b/>
          <w:bCs/>
        </w:rPr>
      </w:pPr>
      <w:r w:rsidRPr="002405F4">
        <w:rPr>
          <w:b/>
          <w:bCs/>
        </w:rPr>
        <w:t>a. What are the benefits of redefining certification to prioritize API-enabled capabilities over software functionality?</w:t>
      </w:r>
    </w:p>
    <w:p w14:paraId="14D3CD47" w14:textId="350AC58E" w:rsidR="6BE280CA" w:rsidRPr="00E106CB" w:rsidRDefault="24EB9A6A" w:rsidP="188149D5">
      <w:r>
        <w:t>We</w:t>
      </w:r>
      <w:r w:rsidR="6BE280CA" w:rsidRPr="00E106CB">
        <w:t xml:space="preserve"> do not think you can prioritize one over the other. </w:t>
      </w:r>
      <w:r w:rsidR="24970EF6">
        <w:t>However,</w:t>
      </w:r>
      <w:r w:rsidR="4D1A9629" w:rsidRPr="00E106CB">
        <w:t xml:space="preserve"> if you do, then </w:t>
      </w:r>
      <w:r w:rsidR="0EA9BDD5" w:rsidRPr="00E106CB">
        <w:t xml:space="preserve">there will be more incentives and scalable use-cases that </w:t>
      </w:r>
      <w:proofErr w:type="gramStart"/>
      <w:r w:rsidR="0EA9BDD5" w:rsidRPr="00E106CB">
        <w:t>open up</w:t>
      </w:r>
      <w:proofErr w:type="gramEnd"/>
      <w:r w:rsidR="0EA9BDD5" w:rsidRPr="00E106CB">
        <w:t xml:space="preserve"> for third-party application developers.</w:t>
      </w:r>
    </w:p>
    <w:p w14:paraId="2BD31E80" w14:textId="77777777" w:rsidR="00A450C5" w:rsidRPr="002405F4" w:rsidRDefault="00A450C5" w:rsidP="00A450C5">
      <w:pPr>
        <w:rPr>
          <w:b/>
          <w:bCs/>
        </w:rPr>
      </w:pPr>
      <w:r w:rsidRPr="002405F4">
        <w:rPr>
          <w:b/>
          <w:bCs/>
        </w:rPr>
        <w:t>b. What would be the drawbacks?</w:t>
      </w:r>
    </w:p>
    <w:p w14:paraId="1383DCAF" w14:textId="735FF245" w:rsidR="28A40F1C" w:rsidRDefault="28A40F1C" w:rsidP="188149D5">
      <w:r w:rsidRPr="00E106CB">
        <w:lastRenderedPageBreak/>
        <w:t xml:space="preserve">EMRs may not prioritize core </w:t>
      </w:r>
      <w:proofErr w:type="gramStart"/>
      <w:r w:rsidRPr="00E106CB">
        <w:t>capabilities</w:t>
      </w:r>
      <w:proofErr w:type="gramEnd"/>
      <w:r w:rsidRPr="00E106CB">
        <w:t xml:space="preserve"> and the provider and patient experience may degrade. There will be less incentives to expand out EMR functionality compared to expanding out the functionality through third party applications.</w:t>
      </w:r>
    </w:p>
    <w:p w14:paraId="5D45D53D" w14:textId="77777777" w:rsidR="00A450C5" w:rsidRPr="002405F4" w:rsidRDefault="00A450C5" w:rsidP="00A450C5">
      <w:pPr>
        <w:rPr>
          <w:b/>
          <w:bCs/>
        </w:rPr>
      </w:pPr>
      <w:r w:rsidRPr="002405F4">
        <w:rPr>
          <w:b/>
          <w:bCs/>
        </w:rPr>
        <w:t>c. How could ASTP/ONC revise health IT certification criteria to require APIs to consistently support exchanging data from all aspects of the patient's chart (for example, faxed records, free text, discrete data)?</w:t>
      </w:r>
    </w:p>
    <w:p w14:paraId="2FDF1701" w14:textId="7F839C70" w:rsidR="06D87D9E" w:rsidRPr="00E106CB" w:rsidRDefault="06D87D9E" w:rsidP="188149D5">
      <w:r w:rsidRPr="00E106CB">
        <w:t xml:space="preserve">There are a few aspects </w:t>
      </w:r>
      <w:proofErr w:type="gramStart"/>
      <w:r w:rsidRPr="00E106CB">
        <w:t>at</w:t>
      </w:r>
      <w:proofErr w:type="gramEnd"/>
      <w:r w:rsidRPr="00E106CB">
        <w:t xml:space="preserve"> play here. First, health systems and provider organizations may not store documents in their EMR. These documents could be stored in an external document management </w:t>
      </w:r>
      <w:proofErr w:type="gramStart"/>
      <w:r w:rsidRPr="00E106CB">
        <w:t>system</w:t>
      </w:r>
      <w:r w:rsidR="15F943FC" w:rsidRPr="00E106CB">
        <w:t>s</w:t>
      </w:r>
      <w:r w:rsidRPr="00E106CB">
        <w:t xml:space="preserve"> (DMS)</w:t>
      </w:r>
      <w:proofErr w:type="gramEnd"/>
      <w:r w:rsidRPr="00E106CB">
        <w:t xml:space="preserve">. </w:t>
      </w:r>
      <w:r w:rsidR="43A62C51" w:rsidRPr="00E106CB">
        <w:t>CMS would need these systems to provide FHIR APIs and an application marketplace infrastructure to retrieve these documents for these use-cases.</w:t>
      </w:r>
    </w:p>
    <w:p w14:paraId="20DA8EA4" w14:textId="4A9384CF" w:rsidR="43A62C51" w:rsidRPr="00E106CB" w:rsidRDefault="43A62C51" w:rsidP="188149D5">
      <w:r w:rsidRPr="00E106CB">
        <w:t>Second, CMS could define more APIs for unstructured objects such as encounter notes, faxes, scanned documents, lab documents, etc.</w:t>
      </w:r>
    </w:p>
    <w:p w14:paraId="5B125C9A" w14:textId="77777777" w:rsidR="00A450C5" w:rsidRPr="002405F4" w:rsidRDefault="00A450C5" w:rsidP="00A450C5">
      <w:pPr>
        <w:rPr>
          <w:b/>
          <w:bCs/>
        </w:rPr>
      </w:pPr>
      <w:r w:rsidRPr="002405F4">
        <w:rPr>
          <w:b/>
          <w:bCs/>
        </w:rPr>
        <w:t xml:space="preserve">d. What policy changes could CMS make so providers are motivated to respond to API-based data requests with </w:t>
      </w:r>
      <w:proofErr w:type="gramStart"/>
      <w:r w:rsidRPr="002405F4">
        <w:rPr>
          <w:b/>
          <w:bCs/>
        </w:rPr>
        <w:t>best</w:t>
      </w:r>
      <w:proofErr w:type="gramEnd"/>
      <w:r w:rsidRPr="002405F4">
        <w:rPr>
          <w:b/>
          <w:bCs/>
        </w:rPr>
        <w:t xml:space="preserve"> possible coverage and quality of data?</w:t>
      </w:r>
    </w:p>
    <w:p w14:paraId="418AD355" w14:textId="3B276345" w:rsidR="2C93B0DB" w:rsidRPr="00E106CB" w:rsidRDefault="2C93B0DB" w:rsidP="188149D5">
      <w:r w:rsidRPr="00E106CB">
        <w:t xml:space="preserve">CMS would need to balance providers responding to critical requests for data necessary for treatment purposes </w:t>
      </w:r>
      <w:proofErr w:type="gramStart"/>
      <w:r w:rsidRPr="00E106CB">
        <w:t>and also</w:t>
      </w:r>
      <w:proofErr w:type="gramEnd"/>
      <w:r w:rsidRPr="00E106CB">
        <w:t xml:space="preserve"> them protecting the patient’s best interests to these requests. Like other reporting submissions, CMS could require</w:t>
      </w:r>
      <w:r w:rsidR="549CFFAB" w:rsidRPr="00E106CB">
        <w:t xml:space="preserve"> submissions based on how responsive providers are to </w:t>
      </w:r>
      <w:proofErr w:type="gramStart"/>
      <w:r w:rsidR="549CFFAB" w:rsidRPr="00E106CB">
        <w:t>treatment based</w:t>
      </w:r>
      <w:proofErr w:type="gramEnd"/>
      <w:r w:rsidR="549CFFAB" w:rsidRPr="00E106CB">
        <w:t xml:space="preserve"> queries.</w:t>
      </w:r>
    </w:p>
    <w:p w14:paraId="20549199" w14:textId="2A2CA22B" w:rsidR="549CFFAB" w:rsidRPr="00E106CB" w:rsidRDefault="549CFFAB" w:rsidP="188149D5">
      <w:r w:rsidRPr="00E106CB">
        <w:t xml:space="preserve">In addition, CMS could </w:t>
      </w:r>
      <w:proofErr w:type="gramStart"/>
      <w:r w:rsidRPr="00E106CB">
        <w:t>tier</w:t>
      </w:r>
      <w:proofErr w:type="gramEnd"/>
      <w:r w:rsidRPr="00E106CB">
        <w:t xml:space="preserve"> the type of response based on if the query is for treatment, individual access, etc.</w:t>
      </w:r>
    </w:p>
    <w:p w14:paraId="6A7758CF" w14:textId="77777777" w:rsidR="00A450C5" w:rsidRPr="002405F4" w:rsidRDefault="00A450C5" w:rsidP="00A450C5">
      <w:pPr>
        <w:rPr>
          <w:b/>
          <w:bCs/>
        </w:rPr>
      </w:pPr>
      <w:r w:rsidRPr="002405F4">
        <w:rPr>
          <w:b/>
          <w:bCs/>
        </w:rPr>
        <w:t>e. How could EHRs capable of bulk data transfer be used to reduce the burden on providers for reporting quality performance data to CMS? What capabilities are needed to show benefit? What concerns are there with this approach?</w:t>
      </w:r>
    </w:p>
    <w:p w14:paraId="006C9F51" w14:textId="2A6598B2" w:rsidR="29B2F510" w:rsidRPr="00E106CB" w:rsidRDefault="29B2F510" w:rsidP="188149D5">
      <w:r w:rsidRPr="00E106CB">
        <w:t xml:space="preserve">EHRs could coordinate their release and scope of FHIR APIs to the quality measures CMS releases as part of their </w:t>
      </w:r>
      <w:proofErr w:type="spellStart"/>
      <w:r w:rsidRPr="00E106CB">
        <w:t>eCQM</w:t>
      </w:r>
      <w:proofErr w:type="spellEnd"/>
      <w:r w:rsidRPr="00E106CB">
        <w:t xml:space="preserve"> program.</w:t>
      </w:r>
    </w:p>
    <w:p w14:paraId="36DBF5CA" w14:textId="7D2F7A39" w:rsidR="29B2F510" w:rsidRPr="00E106CB" w:rsidRDefault="29B2F510" w:rsidP="188149D5">
      <w:r w:rsidRPr="00E106CB">
        <w:t xml:space="preserve">One gap we’ve identified is that one of the quality measures </w:t>
      </w:r>
      <w:r w:rsidR="64DD163E" w:rsidRPr="00E106CB">
        <w:t>“</w:t>
      </w:r>
      <w:hyperlink r:id="rId16" w:history="1">
        <w:r w:rsidR="0084507E" w:rsidRPr="00E106CB">
          <w:rPr>
            <w:rStyle w:val="Hyperlink"/>
            <w:color w:val="auto"/>
          </w:rPr>
          <w:t>Diabetic Retinopathy: Communication with the Physician Managing Ongoing Diabetes Care</w:t>
        </w:r>
      </w:hyperlink>
      <w:r w:rsidR="0084507E" w:rsidRPr="00E106CB">
        <w:t xml:space="preserve">” requires data showing the provider patient communication presumably in the forms of letters. However, the patient and provider could have communicated via patient portal messages. </w:t>
      </w:r>
      <w:r w:rsidR="00165909" w:rsidRPr="00E106CB">
        <w:t xml:space="preserve">If they did, not all EHR systems support APIs or bulk data transfer methods that </w:t>
      </w:r>
      <w:r w:rsidR="00370FBF" w:rsidRPr="00E106CB">
        <w:t>include</w:t>
      </w:r>
      <w:r w:rsidR="00165909" w:rsidRPr="00E106CB">
        <w:t xml:space="preserve"> these data points.</w:t>
      </w:r>
    </w:p>
    <w:p w14:paraId="7F96E75E" w14:textId="77777777" w:rsidR="00A450C5" w:rsidRPr="002405F4" w:rsidRDefault="00A450C5" w:rsidP="00A450C5">
      <w:pPr>
        <w:rPr>
          <w:b/>
          <w:bCs/>
        </w:rPr>
      </w:pPr>
      <w:r w:rsidRPr="002405F4">
        <w:rPr>
          <w:b/>
          <w:bCs/>
        </w:rPr>
        <w:lastRenderedPageBreak/>
        <w:t>TD-10. For EHR and other developers subject to the ONC Health IT Certification Program, what further steps should ASTP/ONC consider to implement the 21st Century Cures Act's API condition of certification (</w:t>
      </w:r>
      <w:hyperlink r:id="rId17">
        <w:r w:rsidRPr="00E106CB">
          <w:rPr>
            <w:rStyle w:val="Hyperlink"/>
            <w:b/>
            <w:color w:val="auto"/>
          </w:rPr>
          <w:t>42 U.S.C. 300jj-11(c)(5)(D)(iv)</w:t>
        </w:r>
      </w:hyperlink>
      <w:r w:rsidRPr="002405F4">
        <w:rPr>
          <w:b/>
          <w:bCs/>
        </w:rPr>
        <w:t>) that requires a developer's APIs to allow health information to be accessed, exchanged, and used without special effort, including providing access to all data elements of a patient's electronic health record to the extent permissible under applicable privacy laws?</w:t>
      </w:r>
    </w:p>
    <w:p w14:paraId="17D1CE8A" w14:textId="4D73FC9D" w:rsidR="384B190D" w:rsidRPr="00E106CB" w:rsidRDefault="35F1A8DE">
      <w:r w:rsidRPr="00E106CB">
        <w:t>ELLKAY supports the intent behind the 21</w:t>
      </w:r>
      <w:r w:rsidRPr="00E106CB">
        <w:rPr>
          <w:vertAlign w:val="superscript"/>
        </w:rPr>
        <w:t>st</w:t>
      </w:r>
      <w:r w:rsidRPr="00E106CB">
        <w:t xml:space="preserve"> Century Cures Act</w:t>
      </w:r>
      <w:r w:rsidR="5B5CEC51" w:rsidRPr="00E106CB">
        <w:t xml:space="preserve"> and recognizes the progress made in enabling access to health information through certified APIs. There is still an opportunity to make these APIs more consistent a</w:t>
      </w:r>
      <w:r w:rsidR="48357659" w:rsidRPr="00E106CB">
        <w:t>nd practical for broad, real-world implementation. A meaningful next step ASTP/ONC could take is to establish clearer guidelines</w:t>
      </w:r>
      <w:r w:rsidR="0A1FE204" w:rsidRPr="00E106CB">
        <w:t xml:space="preserve"> and enforcement on what qualifies as without special effort. While many APIs provide access to USCDI data elements, the experience of accessing full patient records can vary ac</w:t>
      </w:r>
      <w:r w:rsidR="52D70B2D" w:rsidRPr="00E106CB">
        <w:t>ross systems and vendors.</w:t>
      </w:r>
    </w:p>
    <w:p w14:paraId="5B37101C" w14:textId="77777777" w:rsidR="00A450C5" w:rsidRPr="002405F4" w:rsidRDefault="00A450C5" w:rsidP="00A450C5">
      <w:pPr>
        <w:rPr>
          <w:b/>
          <w:bCs/>
        </w:rPr>
      </w:pPr>
      <w:r w:rsidRPr="002405F4">
        <w:rPr>
          <w:b/>
          <w:bCs/>
        </w:rPr>
        <w:t>TD-11. As of January 1, 2024, many health IT developers with products certified through the ONC Health IT Certification Program are required to include the capability to perform an electronic health information export or “EHI export” for a single patient as well as for patient populations (</w:t>
      </w:r>
      <w:hyperlink r:id="rId18" w:anchor="p-170.315(b)(10)" w:tgtFrame="_blank" w:history="1">
        <w:r w:rsidRPr="00E106CB">
          <w:rPr>
            <w:rStyle w:val="Hyperlink"/>
            <w:b/>
            <w:color w:val="auto"/>
          </w:rPr>
          <w:t>45 CFR 170.315(b)(10)</w:t>
        </w:r>
      </w:hyperlink>
      <w:r w:rsidRPr="002405F4">
        <w:rPr>
          <w:b/>
          <w:bCs/>
        </w:rPr>
        <w:t>). Such health IT developers are also required to publicly describe the format of the EHI export. Notably, how EHI export was accomplished was left entirely to the health IT developer. Now that this capability has been in production for over a year, CMS and ASTP/ONC seek input on the following:</w:t>
      </w:r>
    </w:p>
    <w:p w14:paraId="6A71F1E3" w14:textId="77777777" w:rsidR="00A450C5" w:rsidRPr="002405F4" w:rsidRDefault="00A450C5" w:rsidP="00A450C5">
      <w:pPr>
        <w:rPr>
          <w:b/>
          <w:bCs/>
        </w:rPr>
      </w:pPr>
      <w:r w:rsidRPr="002405F4">
        <w:rPr>
          <w:b/>
          <w:bCs/>
        </w:rPr>
        <w:t>a. Should this capability be revised to specify standardized API requirements for EHI export?</w:t>
      </w:r>
    </w:p>
    <w:p w14:paraId="5E4DE441" w14:textId="75C12DE3" w:rsidR="01D366C0" w:rsidRPr="00E106CB" w:rsidRDefault="00AF3314" w:rsidP="204AE5F0">
      <w:r w:rsidRPr="00E106CB">
        <w:t>This capability could be incorporated into bulk FHIR if there are additional FHIR resources for unstructured data. This would reduce burden on the EMR vendor to create a significant number of discrete FHIR resources to ensure that bulk FHIR is at parity with the EHI export.</w:t>
      </w:r>
    </w:p>
    <w:p w14:paraId="30598B00" w14:textId="1F34486F" w:rsidR="00A450C5" w:rsidRPr="00596DFE" w:rsidRDefault="00A450C5" w:rsidP="00A450C5">
      <w:pPr>
        <w:rPr>
          <w:b/>
          <w:bCs/>
        </w:rPr>
      </w:pPr>
      <w:r w:rsidRPr="00596DFE">
        <w:rPr>
          <w:b/>
          <w:bCs/>
        </w:rPr>
        <w:t xml:space="preserve">b. Are </w:t>
      </w:r>
      <w:proofErr w:type="gramStart"/>
      <w:r w:rsidRPr="00596DFE">
        <w:rPr>
          <w:b/>
          <w:bCs/>
        </w:rPr>
        <w:t>there</w:t>
      </w:r>
      <w:proofErr w:type="gramEnd"/>
      <w:r w:rsidRPr="00596DFE">
        <w:rPr>
          <w:b/>
          <w:bCs/>
        </w:rPr>
        <w:t xml:space="preserve"> specific workflow aspects that could be improved?</w:t>
      </w:r>
    </w:p>
    <w:p w14:paraId="18DE1BB8" w14:textId="4886AB6F" w:rsidR="00AF3314" w:rsidRPr="00E106CB" w:rsidRDefault="00FB754B" w:rsidP="00A450C5">
      <w:r w:rsidRPr="00E106CB">
        <w:t>In most systems, the definition of the patient population is done through manual configuration within the system</w:t>
      </w:r>
      <w:r w:rsidR="55BD56F5">
        <w:t xml:space="preserve"> and s</w:t>
      </w:r>
      <w:r>
        <w:t>ometimes</w:t>
      </w:r>
      <w:r w:rsidRPr="00E106CB">
        <w:t xml:space="preserve"> through the IT team or vendor. This adds a significant amount of time.</w:t>
      </w:r>
    </w:p>
    <w:p w14:paraId="523288BA" w14:textId="6B95BCC2" w:rsidR="00FB754B" w:rsidRPr="00E106CB" w:rsidRDefault="00FB754B" w:rsidP="00A450C5">
      <w:r w:rsidRPr="00E106CB">
        <w:t xml:space="preserve">Allowing the application to send their definition or patient roster through an API could automate the process. Allowing the provider organization to review the definition of the population </w:t>
      </w:r>
      <w:r>
        <w:t xml:space="preserve">via a </w:t>
      </w:r>
      <w:proofErr w:type="gramStart"/>
      <w:r>
        <w:t xml:space="preserve">dashboard  </w:t>
      </w:r>
      <w:r w:rsidRPr="00E106CB">
        <w:t>would</w:t>
      </w:r>
      <w:proofErr w:type="gramEnd"/>
      <w:r w:rsidRPr="00E106CB">
        <w:t xml:space="preserve"> ensure that transparency is maintained throughout the process.</w:t>
      </w:r>
    </w:p>
    <w:p w14:paraId="76364A4D" w14:textId="1C19E6DA" w:rsidR="00A450C5" w:rsidRPr="00596DFE" w:rsidRDefault="00F712D7" w:rsidP="00F712D7">
      <w:pPr>
        <w:rPr>
          <w:b/>
          <w:bCs/>
        </w:rPr>
      </w:pPr>
      <w:r>
        <w:rPr>
          <w:b/>
        </w:rPr>
        <w:lastRenderedPageBreak/>
        <w:t xml:space="preserve">c. </w:t>
      </w:r>
      <w:r w:rsidR="00A450C5" w:rsidRPr="00596DFE">
        <w:rPr>
          <w:b/>
          <w:bCs/>
        </w:rPr>
        <w:t>Should CMS consider policy changes to support this capability's use?</w:t>
      </w:r>
    </w:p>
    <w:p w14:paraId="078E00C7" w14:textId="658F1BCE" w:rsidR="00FB754B" w:rsidRPr="00E106CB" w:rsidRDefault="00444F86" w:rsidP="00F712D7">
      <w:pPr>
        <w:pStyle w:val="ListParagraph"/>
        <w:ind w:left="0"/>
      </w:pPr>
      <w:r w:rsidRPr="00E106CB">
        <w:t xml:space="preserve">CMS should consider policy changes because currently there are multiple methods of submitting data to CMS, registries, population health applications, etc. today. This could be an opportunity for CMS to standardize the mechanism which would simplify the process for EMRs and developers. </w:t>
      </w:r>
    </w:p>
    <w:p w14:paraId="1BCD5ADE" w14:textId="3E41A3FA" w:rsidR="00A450C5" w:rsidRDefault="00A450C5" w:rsidP="00A450C5">
      <w:pPr>
        <w:rPr>
          <w:b/>
          <w:bCs/>
        </w:rPr>
      </w:pPr>
      <w:r w:rsidRPr="00A450C5">
        <w:rPr>
          <w:b/>
          <w:bCs/>
        </w:rPr>
        <w:t>4. Data Exchange</w:t>
      </w:r>
    </w:p>
    <w:p w14:paraId="0047BC5A" w14:textId="4009EA64" w:rsidR="00EE4756" w:rsidRPr="00E106CB" w:rsidRDefault="00ED3527" w:rsidP="00A450C5">
      <w:r w:rsidRPr="00E106CB">
        <w:t>ELLKAY is the technical service provider of CommonWell and has helped CommonWell achieve QHIN status. CommonWell to date has data of over 260M+ patients across 33,000</w:t>
      </w:r>
      <w:r w:rsidR="00795E0B" w:rsidRPr="00E106CB">
        <w:t xml:space="preserve">+ </w:t>
      </w:r>
      <w:r w:rsidRPr="00E106CB">
        <w:t xml:space="preserve">facilities. These patients include both Medicare and Medicaid patients. Currently, </w:t>
      </w:r>
      <w:r w:rsidR="008E0CED" w:rsidRPr="00E106CB">
        <w:t>the method of data exchange is done through documents. We see the future of the network using discrete FHIR APIs that allow a more targeted approach to</w:t>
      </w:r>
      <w:r w:rsidR="007E5A32" w:rsidRPr="00E106CB">
        <w:t xml:space="preserve"> getting discrete</w:t>
      </w:r>
      <w:r w:rsidR="008E0CED" w:rsidRPr="00E106CB">
        <w:t xml:space="preserve"> patient</w:t>
      </w:r>
      <w:r w:rsidR="007E5A32" w:rsidRPr="00E106CB">
        <w:t xml:space="preserve">. </w:t>
      </w:r>
    </w:p>
    <w:p w14:paraId="3023C9E5" w14:textId="77777777" w:rsidR="00A450C5" w:rsidRPr="00596DFE" w:rsidRDefault="00A450C5" w:rsidP="00A450C5">
      <w:pPr>
        <w:rPr>
          <w:b/>
          <w:bCs/>
        </w:rPr>
      </w:pPr>
      <w:r w:rsidRPr="00596DFE">
        <w:rPr>
          <w:b/>
          <w:bCs/>
        </w:rPr>
        <w:t>TD-12. Should CMS endorse non-CMS data sources and networks, and if so, what criteria or metrics should CMS consider?</w:t>
      </w:r>
    </w:p>
    <w:p w14:paraId="5B368433" w14:textId="73DC9B54" w:rsidR="003A29B0" w:rsidRPr="00E106CB" w:rsidRDefault="003A29B0" w:rsidP="00A450C5">
      <w:r w:rsidRPr="00E106CB">
        <w:t>CMS should endorse non-CMS data sources</w:t>
      </w:r>
      <w:r w:rsidR="00AC162F" w:rsidRPr="00E106CB">
        <w:t xml:space="preserve"> that are on networks such as TEFCA. </w:t>
      </w:r>
      <w:r w:rsidR="00923D2C" w:rsidRPr="00E106CB">
        <w:t>CMS should use metrics such as standards adherence, general data completeness and quality, reliability, and latency when querying the data. CMS should also review the workflow of the data source and network to determine if the patient matching strategy is tight.</w:t>
      </w:r>
    </w:p>
    <w:p w14:paraId="68052876" w14:textId="2F6F149A" w:rsidR="00A450C5" w:rsidRPr="00F712D7" w:rsidRDefault="00A450C5" w:rsidP="00A450C5">
      <w:pPr>
        <w:rPr>
          <w:b/>
        </w:rPr>
      </w:pPr>
      <w:r w:rsidRPr="00F712D7">
        <w:rPr>
          <w:b/>
        </w:rPr>
        <w:t>TD-13. What new opportunities and advancements could emerge with APIs providing access to the entirety of a patient's electronic health information (EHI)?</w:t>
      </w:r>
    </w:p>
    <w:p w14:paraId="31B5B545" w14:textId="6A809CAB" w:rsidR="70D517ED" w:rsidRDefault="70D517ED" w:rsidP="66A9A64B">
      <w:pPr>
        <w:rPr>
          <w:b/>
          <w:bCs/>
        </w:rPr>
      </w:pPr>
      <w:r w:rsidRPr="66A9A64B">
        <w:rPr>
          <w:b/>
          <w:bCs/>
        </w:rPr>
        <w:t>a. What are the primary obstacles to this?</w:t>
      </w:r>
    </w:p>
    <w:p w14:paraId="695AD9F1" w14:textId="2B1BB4ED" w:rsidR="70D517ED" w:rsidRDefault="70D517ED" w:rsidP="66A9A64B">
      <w:pPr>
        <w:rPr>
          <w:b/>
          <w:bCs/>
        </w:rPr>
      </w:pPr>
      <w:r w:rsidRPr="66A9A64B">
        <w:rPr>
          <w:b/>
          <w:bCs/>
        </w:rPr>
        <w:t>b. What are the primary tradeoffs between USCDI and full EHI, especially given more flexible data processing capabilities today?</w:t>
      </w:r>
    </w:p>
    <w:p w14:paraId="0B01856D" w14:textId="047E7578" w:rsidR="00115D59" w:rsidRPr="00E106CB" w:rsidRDefault="00D97805" w:rsidP="00A450C5">
      <w:r w:rsidRPr="00E106CB">
        <w:t xml:space="preserve">Applications that would benefit from getting access to the entirety of the patient’s record are in </w:t>
      </w:r>
      <w:r w:rsidR="00B674B4" w:rsidRPr="00E106CB">
        <w:t xml:space="preserve">the AI/NLP space that can parse unstructured data on patients and pull insights. </w:t>
      </w:r>
      <w:r w:rsidR="00115D59" w:rsidRPr="00E106CB">
        <w:t xml:space="preserve">Some challenges that </w:t>
      </w:r>
      <w:r w:rsidR="00991C89" w:rsidRPr="00E106CB">
        <w:t>prevent</w:t>
      </w:r>
      <w:r w:rsidR="00115D59" w:rsidRPr="00E106CB">
        <w:t xml:space="preserve"> a full API model are:</w:t>
      </w:r>
    </w:p>
    <w:p w14:paraId="24CE7394" w14:textId="0538671C" w:rsidR="00F04668" w:rsidRPr="00E106CB" w:rsidRDefault="1A57CB76" w:rsidP="00115D59">
      <w:pPr>
        <w:pStyle w:val="ListParagraph"/>
        <w:numPr>
          <w:ilvl w:val="0"/>
          <w:numId w:val="1"/>
        </w:numPr>
      </w:pPr>
      <w:r w:rsidRPr="00E106CB">
        <w:t>Breadth</w:t>
      </w:r>
      <w:r w:rsidR="00115D59" w:rsidRPr="00E106CB">
        <w:t xml:space="preserve"> and Depth of EMR data: The standards can only move so quickly to capture the </w:t>
      </w:r>
      <w:proofErr w:type="gramStart"/>
      <w:r w:rsidR="00115D59" w:rsidRPr="00E106CB">
        <w:t>ever growing</w:t>
      </w:r>
      <w:proofErr w:type="gramEnd"/>
      <w:r w:rsidR="00115D59" w:rsidRPr="00E106CB">
        <w:t xml:space="preserve"> healthcare data set.</w:t>
      </w:r>
    </w:p>
    <w:p w14:paraId="2AC337D3" w14:textId="3B1E9124" w:rsidR="00115D59" w:rsidRPr="00E106CB" w:rsidRDefault="00107A5D" w:rsidP="00115D59">
      <w:pPr>
        <w:pStyle w:val="ListParagraph"/>
        <w:numPr>
          <w:ilvl w:val="0"/>
          <w:numId w:val="1"/>
        </w:numPr>
      </w:pPr>
      <w:r w:rsidRPr="00E106CB">
        <w:t xml:space="preserve">Data Access Fees: </w:t>
      </w:r>
      <w:r w:rsidR="00006E75" w:rsidRPr="00E106CB">
        <w:t>API access that charge</w:t>
      </w:r>
      <w:r w:rsidR="005A18CC" w:rsidRPr="00E106CB">
        <w:t xml:space="preserve"> per query </w:t>
      </w:r>
      <w:proofErr w:type="gramStart"/>
      <w:r w:rsidR="001F4BB4" w:rsidRPr="00E106CB">
        <w:t>impact</w:t>
      </w:r>
      <w:proofErr w:type="gramEnd"/>
      <w:r w:rsidR="001F4BB4" w:rsidRPr="00E106CB">
        <w:t xml:space="preserve"> the financial viability of deploying these solutions.</w:t>
      </w:r>
    </w:p>
    <w:p w14:paraId="52D4B3BD" w14:textId="2C76686B" w:rsidR="001F4BB4" w:rsidRPr="00E106CB" w:rsidRDefault="001F4BB4" w:rsidP="00115D59">
      <w:pPr>
        <w:pStyle w:val="ListParagraph"/>
        <w:numPr>
          <w:ilvl w:val="0"/>
          <w:numId w:val="1"/>
        </w:numPr>
      </w:pPr>
      <w:r w:rsidRPr="00E106CB">
        <w:t>Accessing unstructured data from systems takes a significant amount of time even through APIs. We’ve seen faster ingestions times where we integrate with systems that provide access to a data warehouse or non-production environment that hosts the data.</w:t>
      </w:r>
    </w:p>
    <w:p w14:paraId="25AAAB10" w14:textId="6A22E407" w:rsidR="001F4BB4" w:rsidRPr="00E106CB" w:rsidRDefault="001F4BB4" w:rsidP="001F4BB4">
      <w:r w:rsidRPr="00E106CB">
        <w:lastRenderedPageBreak/>
        <w:t xml:space="preserve">Historically, the challenge with processing EHI data is that </w:t>
      </w:r>
      <w:r w:rsidR="00A20D5F" w:rsidRPr="00E106CB">
        <w:t xml:space="preserve">it’s richer and not standard across disparate systems and requires normalization, deduplication, </w:t>
      </w:r>
      <w:r w:rsidR="00A20D5F" w:rsidRPr="00E106CB">
        <w:t>etc</w:t>
      </w:r>
      <w:r w:rsidR="000E123B" w:rsidRPr="00E106CB">
        <w:t>.</w:t>
      </w:r>
      <w:r w:rsidR="00A20D5F" w:rsidRPr="00E106CB">
        <w:t xml:space="preserve"> and manual abstraction in some cases. However, technology has provided tools to parse </w:t>
      </w:r>
      <w:r w:rsidR="00A20D5F" w:rsidRPr="00E106CB">
        <w:t>data</w:t>
      </w:r>
      <w:r w:rsidR="00A20D5F" w:rsidRPr="00E106CB">
        <w:t xml:space="preserve"> through NLP and other AI techniques. CMS should seek to implement a balanced approach where we do not lose access to EHI </w:t>
      </w:r>
      <w:r w:rsidR="00AA6649" w:rsidRPr="00E106CB">
        <w:t xml:space="preserve">export </w:t>
      </w:r>
      <w:r w:rsidR="00A20D5F" w:rsidRPr="00E106CB">
        <w:t>data</w:t>
      </w:r>
      <w:r w:rsidR="00AA6649" w:rsidRPr="00E106CB">
        <w:t xml:space="preserve"> in favor of APIs only. A middle ground would be to require </w:t>
      </w:r>
      <w:r w:rsidR="006D576B" w:rsidRPr="00E106CB">
        <w:t>creating</w:t>
      </w:r>
      <w:r w:rsidR="00AA6649" w:rsidRPr="00E106CB">
        <w:t xml:space="preserve"> an API that allows </w:t>
      </w:r>
      <w:proofErr w:type="gramStart"/>
      <w:r w:rsidR="00AA6649" w:rsidRPr="00E106CB">
        <w:t>an</w:t>
      </w:r>
      <w:proofErr w:type="gramEnd"/>
      <w:r w:rsidR="00AA6649" w:rsidRPr="00E106CB">
        <w:t xml:space="preserve"> export of </w:t>
      </w:r>
      <w:r w:rsidR="00AA6649" w:rsidRPr="00E106CB">
        <w:t>data</w:t>
      </w:r>
      <w:r w:rsidR="00AA6649" w:rsidRPr="00E106CB">
        <w:t>.</w:t>
      </w:r>
    </w:p>
    <w:p w14:paraId="1549C748" w14:textId="77777777" w:rsidR="00A450C5" w:rsidRPr="00F712D7" w:rsidRDefault="00A450C5" w:rsidP="00A450C5">
      <w:pPr>
        <w:rPr>
          <w:b/>
        </w:rPr>
      </w:pPr>
      <w:r w:rsidRPr="00F712D7">
        <w:rPr>
          <w:b/>
        </w:rPr>
        <w:t>TD-14. Regarding networks' use of FHIR APIs:</w:t>
      </w:r>
    </w:p>
    <w:p w14:paraId="3CE1BB27" w14:textId="77777777" w:rsidR="005708C0" w:rsidRPr="00F712D7" w:rsidRDefault="005708C0" w:rsidP="005708C0">
      <w:pPr>
        <w:pStyle w:val="ListParagraph"/>
        <w:numPr>
          <w:ilvl w:val="0"/>
          <w:numId w:val="35"/>
        </w:numPr>
        <w:rPr>
          <w:b/>
        </w:rPr>
      </w:pPr>
      <w:r w:rsidRPr="00F712D7">
        <w:rPr>
          <w:b/>
        </w:rPr>
        <w:t>How many endpoints is your network connected to for patient data sharing? What types, categories, geographies of endpoints do you cover? Are they searchable by National Provider Identifier (NPI) or organizational ID?</w:t>
      </w:r>
    </w:p>
    <w:p w14:paraId="2192C6AF" w14:textId="591420E4" w:rsidR="005708C0" w:rsidRPr="00F712D7" w:rsidRDefault="005708C0" w:rsidP="005708C0">
      <w:pPr>
        <w:pStyle w:val="ListParagraph"/>
        <w:numPr>
          <w:ilvl w:val="0"/>
          <w:numId w:val="35"/>
        </w:numPr>
        <w:rPr>
          <w:b/>
        </w:rPr>
      </w:pPr>
      <w:proofErr w:type="gramStart"/>
      <w:r w:rsidRPr="00F712D7">
        <w:rPr>
          <w:b/>
        </w:rPr>
        <w:t>b. How</w:t>
      </w:r>
      <w:proofErr w:type="gramEnd"/>
      <w:r w:rsidRPr="00F712D7">
        <w:rPr>
          <w:b/>
        </w:rPr>
        <w:t xml:space="preserve"> are these connections established (for example, FHIR (g)(10) endpoints, TEFCA/Integrating the Health Enterprise (IHE) XCA, or proprietary APIs)?</w:t>
      </w:r>
    </w:p>
    <w:p w14:paraId="2A05D5A4" w14:textId="6A388E25" w:rsidR="005708C0" w:rsidRPr="00F712D7" w:rsidRDefault="005708C0" w:rsidP="00A450C5">
      <w:pPr>
        <w:pStyle w:val="ListParagraph"/>
        <w:numPr>
          <w:ilvl w:val="0"/>
          <w:numId w:val="35"/>
        </w:numPr>
        <w:rPr>
          <w:b/>
        </w:rPr>
      </w:pPr>
      <w:r w:rsidRPr="00F712D7">
        <w:rPr>
          <w:b/>
        </w:rPr>
        <w:t>c. Do you interconnect with other networks? Under what frameworks (for example, TEFCA, private agreements)</w:t>
      </w:r>
    </w:p>
    <w:p w14:paraId="7C45F27D" w14:textId="77777777" w:rsidR="00EE1B5F" w:rsidRPr="00E106CB" w:rsidRDefault="00EE1B5F" w:rsidP="00EE1B5F">
      <w:r w:rsidRPr="00E106CB">
        <w:t>ELLKAY has several platforms that offer widespread connectivity. Some examples are:</w:t>
      </w:r>
    </w:p>
    <w:p w14:paraId="18BE6432" w14:textId="050669C9" w:rsidR="00705836" w:rsidRPr="00E106CB" w:rsidRDefault="0088757C" w:rsidP="00EE1B5F">
      <w:pPr>
        <w:pStyle w:val="ListParagraph"/>
        <w:numPr>
          <w:ilvl w:val="0"/>
          <w:numId w:val="3"/>
        </w:numPr>
      </w:pPr>
      <w:r w:rsidRPr="00E106CB">
        <w:rPr>
          <w:b/>
        </w:rPr>
        <w:t>CommonWell Health Alliance</w:t>
      </w:r>
      <w:r w:rsidRPr="00E106CB">
        <w:t xml:space="preserve">: </w:t>
      </w:r>
      <w:r w:rsidR="00DC2DFB" w:rsidRPr="00E106CB">
        <w:t>Contains over 260M+ patients and over 33,000</w:t>
      </w:r>
      <w:r w:rsidR="00714231" w:rsidRPr="00E106CB">
        <w:t>+</w:t>
      </w:r>
      <w:r w:rsidR="00DC2DFB" w:rsidRPr="00E106CB">
        <w:t xml:space="preserve"> data sources</w:t>
      </w:r>
      <w:r w:rsidR="00B22CA5" w:rsidRPr="00E106CB">
        <w:t xml:space="preserve"> across the US. They are searchable by organizational ID.</w:t>
      </w:r>
    </w:p>
    <w:p w14:paraId="0A9A1556" w14:textId="2D761E04" w:rsidR="008F4C29" w:rsidRPr="00E106CB" w:rsidRDefault="00B22CA5" w:rsidP="00EE1B5F">
      <w:pPr>
        <w:pStyle w:val="ListParagraph"/>
        <w:numPr>
          <w:ilvl w:val="0"/>
          <w:numId w:val="3"/>
        </w:numPr>
      </w:pPr>
      <w:r w:rsidRPr="00E106CB">
        <w:rPr>
          <w:b/>
        </w:rPr>
        <w:t>Point-to-point integrations</w:t>
      </w:r>
      <w:r w:rsidRPr="00E106CB">
        <w:t>: ELLKAY has over 60,000 interfaces</w:t>
      </w:r>
      <w:r w:rsidR="00AF4E1C" w:rsidRPr="00E106CB">
        <w:t xml:space="preserve"> across the country with various organizations. We have information on the organizations we work with.</w:t>
      </w:r>
    </w:p>
    <w:p w14:paraId="681A125F" w14:textId="77777777" w:rsidR="0019393E" w:rsidRPr="00E106CB" w:rsidRDefault="00AF4E1C" w:rsidP="00AF4E1C">
      <w:r w:rsidRPr="00E106CB">
        <w:t>These connections are a mix of FHIR, XCA, proprietary APIs, and HL7. For example, CommonWell’s data exchange is a mix of XCA and FHIR. Our point-to-point integrations are mainly HL7 for lab, transcription, and other use cases. Our FHIR connectivity is mainly used to integrate digital health applications and payers</w:t>
      </w:r>
      <w:r w:rsidR="0019393E" w:rsidRPr="00E106CB">
        <w:t xml:space="preserve">. </w:t>
      </w:r>
    </w:p>
    <w:p w14:paraId="10AD069E" w14:textId="30334E1E" w:rsidR="008B42B5" w:rsidRPr="00E106CB" w:rsidRDefault="0019393E" w:rsidP="008B42B5">
      <w:r w:rsidRPr="00E106CB">
        <w:t>Other networks we interconnect with</w:t>
      </w:r>
      <w:r w:rsidR="00922111" w:rsidRPr="00E106CB">
        <w:t xml:space="preserve"> are </w:t>
      </w:r>
      <w:r w:rsidR="00517EE0" w:rsidRPr="00E106CB">
        <w:t xml:space="preserve">TEFCA and Carequality. ELLKAY also has a proprietary lab network that serves half of the </w:t>
      </w:r>
      <w:r w:rsidR="00A07F9E" w:rsidRPr="00E106CB">
        <w:t>nation’s</w:t>
      </w:r>
      <w:r w:rsidR="00517EE0" w:rsidRPr="00E106CB">
        <w:t xml:space="preserve"> orders and results.</w:t>
      </w:r>
    </w:p>
    <w:p w14:paraId="2B005CD5" w14:textId="77777777" w:rsidR="00A450C5" w:rsidRPr="00F712D7" w:rsidRDefault="00A450C5" w:rsidP="00A450C5">
      <w:pPr>
        <w:rPr>
          <w:b/>
        </w:rPr>
      </w:pPr>
      <w:r w:rsidRPr="00F712D7">
        <w:rPr>
          <w:b/>
        </w:rPr>
        <w:t>TD-15. Regarding bulk FHIR APIs:</w:t>
      </w:r>
    </w:p>
    <w:p w14:paraId="547485D6" w14:textId="1259013E" w:rsidR="00FE41BF" w:rsidRPr="00E106CB" w:rsidRDefault="000E1F53" w:rsidP="00A450C5">
      <w:r w:rsidRPr="00E106CB">
        <w:t>Not every use case requires real-time data exchange</w:t>
      </w:r>
      <w:r w:rsidR="26D0C81D">
        <w:t>, s</w:t>
      </w:r>
      <w:r>
        <w:t>pecifically</w:t>
      </w:r>
      <w:r w:rsidRPr="00E106CB">
        <w:t xml:space="preserve"> </w:t>
      </w:r>
      <w:r w:rsidRPr="00E106CB">
        <w:t xml:space="preserve">within population health. </w:t>
      </w:r>
      <w:r w:rsidR="003F3BF0" w:rsidRPr="00E106CB">
        <w:t xml:space="preserve">Currently, most systems do not have a method to define a list of patients </w:t>
      </w:r>
      <w:r w:rsidR="00B16C96">
        <w:t xml:space="preserve">that </w:t>
      </w:r>
      <w:r w:rsidR="00314E59" w:rsidRPr="00E106CB">
        <w:t>applications have</w:t>
      </w:r>
      <w:r w:rsidR="003F3BF0" w:rsidRPr="00E106CB">
        <w:t xml:space="preserve"> an interest </w:t>
      </w:r>
      <w:proofErr w:type="gramStart"/>
      <w:r w:rsidR="003F3BF0" w:rsidRPr="00E106CB">
        <w:t>to</w:t>
      </w:r>
      <w:proofErr w:type="gramEnd"/>
      <w:r w:rsidR="003F3BF0" w:rsidRPr="00E106CB">
        <w:t xml:space="preserve"> pull. </w:t>
      </w:r>
      <w:r w:rsidR="00DC7B15" w:rsidRPr="00E106CB">
        <w:t xml:space="preserve">Bulk FHIR allows applications to define a list of patients and periodically pull their data. The cadence can be </w:t>
      </w:r>
      <w:r w:rsidR="00B16C96" w:rsidRPr="00E106CB">
        <w:t>set up</w:t>
      </w:r>
      <w:r w:rsidR="00DC7B15" w:rsidRPr="00E106CB">
        <w:t xml:space="preserve"> during off-hours to not interfere with the production </w:t>
      </w:r>
      <w:r w:rsidR="00A72E4C" w:rsidRPr="00E106CB">
        <w:t>database</w:t>
      </w:r>
      <w:ins w:id="1" w:author="Dhruv Ragunathan" w:date="2025-06-16T17:57:00Z">
        <w:r w:rsidR="4D7FFC3B">
          <w:t xml:space="preserve"> processes</w:t>
        </w:r>
      </w:ins>
      <w:r w:rsidR="00A72E4C">
        <w:t>.</w:t>
      </w:r>
    </w:p>
    <w:p w14:paraId="47F60FE0" w14:textId="77777777" w:rsidR="00A450C5" w:rsidRPr="00F712D7" w:rsidRDefault="00A450C5" w:rsidP="00A450C5">
      <w:pPr>
        <w:rPr>
          <w:b/>
        </w:rPr>
      </w:pPr>
      <w:r w:rsidRPr="00F712D7">
        <w:rPr>
          <w:b/>
        </w:rPr>
        <w:t xml:space="preserve">a. How would </w:t>
      </w:r>
      <w:proofErr w:type="spellStart"/>
      <w:proofErr w:type="gramStart"/>
      <w:r w:rsidRPr="00F712D7">
        <w:rPr>
          <w:b/>
        </w:rPr>
        <w:t>increased</w:t>
      </w:r>
      <w:proofErr w:type="spellEnd"/>
      <w:proofErr w:type="gramEnd"/>
      <w:r w:rsidRPr="00F712D7">
        <w:rPr>
          <w:b/>
        </w:rPr>
        <w:t xml:space="preserve"> use of bulk FHIR improve use cases and data flow?</w:t>
      </w:r>
    </w:p>
    <w:p w14:paraId="5F5F19D6" w14:textId="3BD9A7D1" w:rsidR="248962E4" w:rsidRPr="00E106CB" w:rsidRDefault="248962E4" w:rsidP="0DEC6D0C">
      <w:r w:rsidRPr="00E106CB">
        <w:lastRenderedPageBreak/>
        <w:t>Increased bulk FHIR would help with quality measures and population health use</w:t>
      </w:r>
      <w:r w:rsidR="00E40754">
        <w:t xml:space="preserve"> </w:t>
      </w:r>
      <w:r w:rsidRPr="00E106CB">
        <w:t xml:space="preserve">cases. Some of these applications rely on custom integrations such direct integrations with databases or some </w:t>
      </w:r>
      <w:r w:rsidRPr="00E106CB">
        <w:t>sort</w:t>
      </w:r>
      <w:r w:rsidRPr="00E106CB">
        <w:t xml:space="preserve"> </w:t>
      </w:r>
      <w:r w:rsidR="00257516" w:rsidRPr="00E106CB">
        <w:t>of</w:t>
      </w:r>
      <w:r w:rsidRPr="00E106CB">
        <w:t xml:space="preserve"> custom data warehouse. Promoting bulk FHIR across EMRs would allow these use-cases to be </w:t>
      </w:r>
      <w:r w:rsidR="000F56F7">
        <w:t>integrated</w:t>
      </w:r>
      <w:r w:rsidRPr="00E106CB">
        <w:t xml:space="preserve"> </w:t>
      </w:r>
      <w:r w:rsidR="75AA97E7" w:rsidRPr="00E106CB">
        <w:t>in a standard approach.</w:t>
      </w:r>
    </w:p>
    <w:p w14:paraId="45CBDC91" w14:textId="67CDECBD" w:rsidR="00A450C5" w:rsidRPr="00F712D7" w:rsidRDefault="00A450C5" w:rsidP="00A450C5">
      <w:pPr>
        <w:rPr>
          <w:b/>
        </w:rPr>
      </w:pPr>
      <w:r w:rsidRPr="00F712D7">
        <w:rPr>
          <w:b/>
        </w:rPr>
        <w:t>b. What are the potential disadvantages of their use?</w:t>
      </w:r>
    </w:p>
    <w:p w14:paraId="36DCA4A2" w14:textId="5E2A534B" w:rsidR="0DEC6D0C" w:rsidRPr="00E106CB" w:rsidRDefault="03979DB3" w:rsidP="1AE4FF0F">
      <w:r w:rsidRPr="00E106CB">
        <w:t xml:space="preserve">The current issue with bulk FHIR implementations is that some systems limit the number of patients in the hundreds to thousands per pull. This makes the method unusable for applications that need to pull more patients. At that point, it’s easier to call the real-time FHIR APIs for the data or get the data from EHI exports or </w:t>
      </w:r>
      <w:proofErr w:type="gramStart"/>
      <w:r w:rsidRPr="00E106CB">
        <w:t>a custom</w:t>
      </w:r>
      <w:proofErr w:type="gramEnd"/>
      <w:r w:rsidRPr="00E106CB">
        <w:t xml:space="preserve"> integration.</w:t>
      </w:r>
    </w:p>
    <w:p w14:paraId="38D97880" w14:textId="77777777" w:rsidR="00A450C5" w:rsidRPr="00F712D7" w:rsidRDefault="00A450C5" w:rsidP="00A450C5">
      <w:pPr>
        <w:rPr>
          <w:b/>
        </w:rPr>
      </w:pPr>
      <w:r w:rsidRPr="00F712D7">
        <w:rPr>
          <w:b/>
        </w:rPr>
        <w:t>TD-16. What are the tradeoffs of maintaining point-to-point models vs. shared network infrastructure?</w:t>
      </w:r>
    </w:p>
    <w:p w14:paraId="14B8ABB0" w14:textId="0593F731" w:rsidR="00653199" w:rsidRPr="00F712D7" w:rsidRDefault="00653199" w:rsidP="00653199">
      <w:pPr>
        <w:rPr>
          <w:b/>
        </w:rPr>
      </w:pPr>
      <w:r w:rsidRPr="00F712D7">
        <w:rPr>
          <w:b/>
        </w:rPr>
        <w:t>a. Do current rules encourage scalable network participation?</w:t>
      </w:r>
    </w:p>
    <w:p w14:paraId="48E8595A" w14:textId="3687731C" w:rsidR="00653199" w:rsidRPr="00F712D7" w:rsidRDefault="00653199" w:rsidP="00A450C5">
      <w:pPr>
        <w:rPr>
          <w:b/>
        </w:rPr>
      </w:pPr>
      <w:r w:rsidRPr="00F712D7">
        <w:rPr>
          <w:b/>
        </w:rPr>
        <w:t>b. What changes would improve alignment (for example, API unification, reciprocal access)?</w:t>
      </w:r>
    </w:p>
    <w:p w14:paraId="757F423D" w14:textId="6940172F" w:rsidR="00A72E4C" w:rsidRPr="00E106CB" w:rsidRDefault="00727FF1" w:rsidP="00A450C5">
      <w:r w:rsidRPr="00E106CB">
        <w:t>Currently, the shared network infrastructure supports mainly chart retrieval. Some networks support event notification services</w:t>
      </w:r>
      <w:r w:rsidR="00B12982" w:rsidRPr="00E106CB">
        <w:t xml:space="preserve">, but it’s mainly centered around chart retrieval. Point-to-point models have been deployed for other important functions such as referrals, lab results, and appointment scheduling. Moving these functions to a shared network infrastructure would reduce a lot of the duplicative work that </w:t>
      </w:r>
      <w:proofErr w:type="gramStart"/>
      <w:r w:rsidR="00B12982" w:rsidRPr="00E106CB">
        <w:t>happens at</w:t>
      </w:r>
      <w:proofErr w:type="gramEnd"/>
      <w:r w:rsidR="00B12982" w:rsidRPr="00E106CB">
        <w:t xml:space="preserve"> scale.</w:t>
      </w:r>
    </w:p>
    <w:p w14:paraId="3B668E85" w14:textId="3D629B14" w:rsidR="00EB662B" w:rsidRPr="00E106CB" w:rsidRDefault="00DC3CA6" w:rsidP="00A450C5">
      <w:r w:rsidRPr="00E106CB">
        <w:t xml:space="preserve">Current rules do not </w:t>
      </w:r>
      <w:r w:rsidR="00A21CD1" w:rsidRPr="00E106CB">
        <w:t>encourage scalable network participation. For example, since TEFCA is voluntary</w:t>
      </w:r>
      <w:r w:rsidR="002E6C29">
        <w:t>,</w:t>
      </w:r>
      <w:r w:rsidR="00A21CD1" w:rsidRPr="00E106CB">
        <w:t xml:space="preserve"> specialty and smaller vendors may not have the incentives to join the network. The data they produce on patients is valuable. Our experience working with ACOs</w:t>
      </w:r>
      <w:r w:rsidR="0008705A" w:rsidRPr="00E106CB">
        <w:t xml:space="preserve"> </w:t>
      </w:r>
      <w:r w:rsidR="00677A52" w:rsidRPr="00E106CB">
        <w:t xml:space="preserve">has shown us the importance of retrieving data from smaller </w:t>
      </w:r>
      <w:r w:rsidR="00CC370B" w:rsidRPr="00E106CB">
        <w:t>specialty systems to get a clearer picture of the patient’s care gaps.</w:t>
      </w:r>
    </w:p>
    <w:p w14:paraId="537569DD" w14:textId="3A6BD593" w:rsidR="00B249C8" w:rsidRPr="00E106CB" w:rsidRDefault="00A16B30" w:rsidP="00A450C5">
      <w:r w:rsidRPr="00E106CB">
        <w:t xml:space="preserve">Systems are already investing in FHIR R4 APIs to comply with CMS information blocking. </w:t>
      </w:r>
      <w:r w:rsidRPr="00E106CB">
        <w:t>A</w:t>
      </w:r>
      <w:r w:rsidRPr="00E106CB">
        <w:t>llowing them to re-use that work on TEFCA could improve alignment</w:t>
      </w:r>
      <w:r w:rsidR="00530C94" w:rsidRPr="00E106CB">
        <w:t>.</w:t>
      </w:r>
    </w:p>
    <w:p w14:paraId="1ABA587C" w14:textId="20D36AE1" w:rsidR="00A450C5" w:rsidRPr="00F712D7" w:rsidRDefault="00A450C5" w:rsidP="00A450C5">
      <w:pPr>
        <w:rPr>
          <w:b/>
        </w:rPr>
      </w:pPr>
      <w:r w:rsidRPr="00F712D7">
        <w:rPr>
          <w:b/>
        </w:rPr>
        <w:t>TD-17. Given operational costs, what role should CMS or ASTP/ONC or both have in ensuring viability of healthcare data sharing networks, including enough supply and demand, that results in usage and outcomes?</w:t>
      </w:r>
    </w:p>
    <w:p w14:paraId="25A46A0A" w14:textId="1396285D" w:rsidR="00662C90" w:rsidRPr="00E106CB" w:rsidRDefault="00A673C0" w:rsidP="00A450C5">
      <w:r w:rsidRPr="00E106CB">
        <w:t xml:space="preserve">CMS should </w:t>
      </w:r>
      <w:r w:rsidR="003D31EA" w:rsidRPr="00E106CB">
        <w:t xml:space="preserve">set the standards and requirements for healthcare data sharing. In addition, CMS and ONC could fund the onboarding and infrastructure development </w:t>
      </w:r>
      <w:r w:rsidR="00507FFB" w:rsidRPr="00E106CB">
        <w:t>for smaller EMRs</w:t>
      </w:r>
      <w:r w:rsidR="005B51CF" w:rsidRPr="00E106CB">
        <w:t>, providers in rural or safety net areas</w:t>
      </w:r>
      <w:r w:rsidR="00BD349A" w:rsidRPr="00E106CB">
        <w:t>, to join the network.</w:t>
      </w:r>
    </w:p>
    <w:p w14:paraId="05AB084F" w14:textId="3A0A78EB" w:rsidR="00ED48AD" w:rsidRPr="00E106CB" w:rsidRDefault="00ED48AD" w:rsidP="00A450C5">
      <w:r w:rsidRPr="00E106CB">
        <w:lastRenderedPageBreak/>
        <w:t xml:space="preserve">In addition, CMS should look more broadly and </w:t>
      </w:r>
      <w:r w:rsidR="002732D1" w:rsidRPr="00E106CB">
        <w:t xml:space="preserve">include other covered entities in national data exchange such as labs and pharmacies. ELLKAY is already helping </w:t>
      </w:r>
      <w:r w:rsidR="00E96551" w:rsidRPr="00E106CB">
        <w:t xml:space="preserve">labs join the CommonWell network to reduce friction in providers getting access to the </w:t>
      </w:r>
      <w:r w:rsidR="00E46F52" w:rsidRPr="00E106CB">
        <w:t>patients’</w:t>
      </w:r>
      <w:r w:rsidR="00E96551" w:rsidRPr="00E106CB">
        <w:t xml:space="preserve"> complete lab results</w:t>
      </w:r>
      <w:r w:rsidR="00DF0CED" w:rsidRPr="00E106CB">
        <w:t xml:space="preserve"> and labs get access to pedigree information and other clinical information necessary to provide high quality reports.</w:t>
      </w:r>
    </w:p>
    <w:p w14:paraId="79E1520D" w14:textId="3678733C" w:rsidR="00A450C5" w:rsidRPr="00A450C5" w:rsidRDefault="00A450C5" w:rsidP="00A450C5">
      <w:pPr>
        <w:rPr>
          <w:b/>
          <w:bCs/>
        </w:rPr>
      </w:pPr>
      <w:r w:rsidRPr="00A450C5">
        <w:rPr>
          <w:b/>
          <w:bCs/>
        </w:rPr>
        <w:t>5. Compliance</w:t>
      </w:r>
    </w:p>
    <w:p w14:paraId="5415C817" w14:textId="1961C362" w:rsidR="00A450C5" w:rsidRPr="00F712D7" w:rsidRDefault="00A450C5" w:rsidP="00A450C5">
      <w:pPr>
        <w:rPr>
          <w:b/>
        </w:rPr>
      </w:pPr>
      <w:r w:rsidRPr="00F712D7">
        <w:rPr>
          <w:b/>
        </w:rPr>
        <w:t xml:space="preserve">TD-18. Information blocking: </w:t>
      </w:r>
    </w:p>
    <w:p w14:paraId="62A9EE80" w14:textId="4463F049" w:rsidR="00A450C5" w:rsidRPr="00EF42E2" w:rsidRDefault="00EF42E2" w:rsidP="00F712D7">
      <w:pPr>
        <w:rPr>
          <w:b/>
        </w:rPr>
      </w:pPr>
      <w:r w:rsidRPr="00EF42E2">
        <w:rPr>
          <w:b/>
          <w:bCs/>
        </w:rPr>
        <w:t xml:space="preserve">a. </w:t>
      </w:r>
      <w:r w:rsidR="00A450C5" w:rsidRPr="00EF42E2">
        <w:rPr>
          <w:b/>
        </w:rPr>
        <w:t xml:space="preserve">Could you, as a technology vendor, provide examples </w:t>
      </w:r>
      <w:proofErr w:type="gramStart"/>
      <w:r w:rsidR="00A450C5" w:rsidRPr="00EF42E2">
        <w:rPr>
          <w:b/>
        </w:rPr>
        <w:t>for</w:t>
      </w:r>
      <w:proofErr w:type="gramEnd"/>
      <w:r w:rsidR="00A450C5" w:rsidRPr="00EF42E2">
        <w:rPr>
          <w:b/>
        </w:rPr>
        <w:t xml:space="preserve"> the types of practices you have experienced that may constitute information blocking. Please include both situations of non-responsiveness as well as situations that may cause a failure or unusable </w:t>
      </w:r>
      <w:proofErr w:type="gramStart"/>
      <w:r w:rsidR="00A450C5" w:rsidRPr="00EF42E2">
        <w:rPr>
          <w:b/>
        </w:rPr>
        <w:t>response?</w:t>
      </w:r>
      <w:proofErr w:type="gramEnd"/>
    </w:p>
    <w:p w14:paraId="2E32F837" w14:textId="77777777" w:rsidR="00F91A98" w:rsidRPr="00E106CB" w:rsidRDefault="00F91A98" w:rsidP="004E2A0B">
      <w:r w:rsidRPr="00E106CB">
        <w:t xml:space="preserve">We’ve seen information blocking where health IT vendors may charge for standard FHIR APIs or take significant time to respond to bugs or issues with their implementation of FHIR.  We’ve also </w:t>
      </w:r>
      <w:proofErr w:type="gramStart"/>
      <w:r w:rsidRPr="00E106CB">
        <w:t>experienced difficulty</w:t>
      </w:r>
      <w:proofErr w:type="gramEnd"/>
      <w:r w:rsidRPr="00E106CB">
        <w:t xml:space="preserve"> in getting FHIR API access for organizations that are under a larger parent organization because their requests are not a priority for the IT team.</w:t>
      </w:r>
    </w:p>
    <w:p w14:paraId="313C1D93" w14:textId="209F4E99" w:rsidR="00F91A98" w:rsidRPr="00E106CB" w:rsidRDefault="00F91A98" w:rsidP="004E2A0B">
      <w:r w:rsidRPr="00E106CB">
        <w:t xml:space="preserve">CMS could implement policies where health IT vendors would have to publicly publish their prices for standard interoperability methods under ONC certification such as FHIR APIs, HL7 interfaces for common use cases (i.e. orders, results, appointments) for </w:t>
      </w:r>
      <w:r w:rsidR="004167E8" w:rsidRPr="00E106CB">
        <w:t>reading</w:t>
      </w:r>
      <w:r w:rsidRPr="00E106CB">
        <w:t xml:space="preserve"> and writing data.</w:t>
      </w:r>
    </w:p>
    <w:p w14:paraId="2C2F7DAB" w14:textId="77777777" w:rsidR="00A450C5" w:rsidRPr="004E2A0B" w:rsidRDefault="00A450C5" w:rsidP="00A450C5">
      <w:pPr>
        <w:rPr>
          <w:b/>
        </w:rPr>
      </w:pPr>
      <w:r w:rsidRPr="004E2A0B">
        <w:rPr>
          <w:b/>
        </w:rPr>
        <w:t>b. What additional policies could ASTP/ONC and CMS implement to further discourage healthcare providers from engaging in information blocking practices?</w:t>
      </w:r>
    </w:p>
    <w:p w14:paraId="24561225" w14:textId="0F732CA2" w:rsidR="009415B6" w:rsidRPr="00E106CB" w:rsidRDefault="009415B6" w:rsidP="00A450C5">
      <w:r w:rsidRPr="00E106CB">
        <w:t xml:space="preserve">CMS could require providers to </w:t>
      </w:r>
      <w:r w:rsidR="00A16F94" w:rsidRPr="00E106CB">
        <w:t xml:space="preserve">send </w:t>
      </w:r>
      <w:r w:rsidR="006F2E72" w:rsidRPr="00E106CB">
        <w:t>reports on their API response times as well as availability. Providers that do not meet certain benchmarks will be penalized.</w:t>
      </w:r>
    </w:p>
    <w:p w14:paraId="75C42BE6" w14:textId="7DC85064" w:rsidR="008E47D8" w:rsidRPr="00E106CB" w:rsidRDefault="008E47D8" w:rsidP="00A450C5">
      <w:r w:rsidRPr="00E106CB">
        <w:t>In addition, if providers are using the infeasible exception for information blocking, they would be required to send their rationale to CMS as well as the affected party. This could dissuade organizations from using it erroneously.</w:t>
      </w:r>
    </w:p>
    <w:p w14:paraId="34F4C271" w14:textId="4C7B4B41" w:rsidR="00A450C5" w:rsidRPr="000F5D47" w:rsidRDefault="000F5D47" w:rsidP="000F5D47">
      <w:pPr>
        <w:rPr>
          <w:b/>
        </w:rPr>
      </w:pPr>
      <w:r w:rsidRPr="000F5D47">
        <w:rPr>
          <w:b/>
          <w:bCs/>
        </w:rPr>
        <w:t xml:space="preserve">c. </w:t>
      </w:r>
      <w:r w:rsidR="00A450C5" w:rsidRPr="000F5D47">
        <w:rPr>
          <w:b/>
        </w:rPr>
        <w:t xml:space="preserve">Are </w:t>
      </w:r>
      <w:proofErr w:type="gramStart"/>
      <w:r w:rsidR="00A450C5" w:rsidRPr="000F5D47">
        <w:rPr>
          <w:b/>
        </w:rPr>
        <w:t>there</w:t>
      </w:r>
      <w:proofErr w:type="gramEnd"/>
      <w:r w:rsidR="00A450C5" w:rsidRPr="000F5D47">
        <w:rPr>
          <w:b/>
        </w:rPr>
        <w:t xml:space="preserve"> specific categories of healthcare actors covered under the definition of information blocking in section 3022(a)(1) of the Public Health Service Act (PHSA) that lack information blocking disincentives?</w:t>
      </w:r>
    </w:p>
    <w:p w14:paraId="14003DAC" w14:textId="6F594364" w:rsidR="00BB2436" w:rsidRPr="00E106CB" w:rsidRDefault="003511F6" w:rsidP="000F5D47">
      <w:r w:rsidRPr="00E106CB">
        <w:t>Currently the priority needs to be on enforcement of current information blocking</w:t>
      </w:r>
      <w:r w:rsidR="00B7064F" w:rsidRPr="00E106CB">
        <w:t xml:space="preserve"> before considering additional actors.</w:t>
      </w:r>
    </w:p>
    <w:p w14:paraId="6A18119A" w14:textId="77777777" w:rsidR="007B2861" w:rsidRPr="00A450C5" w:rsidRDefault="007B2861" w:rsidP="006F2E72">
      <w:pPr>
        <w:pStyle w:val="ListParagraph"/>
      </w:pPr>
    </w:p>
    <w:p w14:paraId="2CD4412B" w14:textId="77777777" w:rsidR="00A450C5" w:rsidRPr="000F5D47" w:rsidRDefault="00A450C5" w:rsidP="00A450C5">
      <w:pPr>
        <w:rPr>
          <w:b/>
        </w:rPr>
      </w:pPr>
      <w:r w:rsidRPr="000F5D47">
        <w:rPr>
          <w:b/>
        </w:rPr>
        <w:lastRenderedPageBreak/>
        <w:t>TD-19. Regarding price transparency implementation:</w:t>
      </w:r>
    </w:p>
    <w:p w14:paraId="65D4D979" w14:textId="1BAC034B" w:rsidR="00A450C5" w:rsidRPr="000F5D47" w:rsidRDefault="000F5D47" w:rsidP="000F5D47">
      <w:pPr>
        <w:rPr>
          <w:b/>
        </w:rPr>
      </w:pPr>
      <w:r>
        <w:rPr>
          <w:b/>
          <w:bCs/>
        </w:rPr>
        <w:t xml:space="preserve">a. </w:t>
      </w:r>
      <w:r w:rsidR="00A450C5" w:rsidRPr="000F5D47">
        <w:rPr>
          <w:b/>
        </w:rPr>
        <w:t>What are current shortcomings in content, format, delivery, and timeliness?</w:t>
      </w:r>
    </w:p>
    <w:p w14:paraId="344D4C03" w14:textId="3373538F" w:rsidR="002B22B1" w:rsidRPr="00E106CB" w:rsidRDefault="009C71B8" w:rsidP="000F5D47">
      <w:pPr>
        <w:pStyle w:val="ListParagraph"/>
        <w:ind w:left="0"/>
      </w:pPr>
      <w:r w:rsidRPr="00E106CB">
        <w:t>Right now</w:t>
      </w:r>
      <w:r w:rsidR="004167E8" w:rsidRPr="00E106CB">
        <w:t>,</w:t>
      </w:r>
      <w:r w:rsidRPr="00E106CB">
        <w:t xml:space="preserve"> the </w:t>
      </w:r>
      <w:r w:rsidR="0077673A" w:rsidRPr="00E106CB">
        <w:t>information</w:t>
      </w:r>
      <w:r w:rsidRPr="00E106CB">
        <w:t xml:space="preserve"> </w:t>
      </w:r>
      <w:r w:rsidR="0077673A" w:rsidRPr="00E106CB">
        <w:t>to implement price transparency is scattered between providers and payers</w:t>
      </w:r>
      <w:r w:rsidR="00A44D05" w:rsidRPr="00E106CB">
        <w:t xml:space="preserve"> in different systems within these organizations</w:t>
      </w:r>
      <w:r w:rsidR="0077673A" w:rsidRPr="00E106CB">
        <w:t xml:space="preserve">. </w:t>
      </w:r>
      <w:r w:rsidR="00A44D05" w:rsidRPr="00E106CB">
        <w:t xml:space="preserve">Data on the patient benefits and pricing information needs to be available through a standard mechanism to implement price </w:t>
      </w:r>
      <w:proofErr w:type="gramStart"/>
      <w:r w:rsidR="00A44D05" w:rsidRPr="00E106CB">
        <w:t>transparency at</w:t>
      </w:r>
      <w:proofErr w:type="gramEnd"/>
      <w:r w:rsidR="00A44D05" w:rsidRPr="00E106CB">
        <w:t xml:space="preserve"> scale.</w:t>
      </w:r>
    </w:p>
    <w:p w14:paraId="31A7E268" w14:textId="0325ECBF" w:rsidR="00A450C5" w:rsidRPr="008D561D" w:rsidRDefault="000F5D47" w:rsidP="000F5D47">
      <w:pPr>
        <w:rPr>
          <w:b/>
        </w:rPr>
      </w:pPr>
      <w:r w:rsidRPr="008D561D">
        <w:rPr>
          <w:b/>
        </w:rPr>
        <w:t xml:space="preserve">b. </w:t>
      </w:r>
      <w:r w:rsidR="00A450C5" w:rsidRPr="008D561D">
        <w:rPr>
          <w:b/>
        </w:rPr>
        <w:t>Which workflows would benefit most from functional price transparency?</w:t>
      </w:r>
    </w:p>
    <w:p w14:paraId="6A6C4F5F" w14:textId="77777777" w:rsidR="00694EDB" w:rsidRDefault="00606950" w:rsidP="008D561D">
      <w:pPr>
        <w:pStyle w:val="ListParagraph"/>
        <w:numPr>
          <w:ilvl w:val="0"/>
          <w:numId w:val="36"/>
        </w:numPr>
        <w:ind w:left="810"/>
      </w:pPr>
      <w:r>
        <w:t>Real-time cost estimates during a patient provider encounter (</w:t>
      </w:r>
      <w:proofErr w:type="gramStart"/>
      <w:r>
        <w:t>similar to</w:t>
      </w:r>
      <w:proofErr w:type="gramEnd"/>
      <w:r>
        <w:t xml:space="preserve"> the real-time </w:t>
      </w:r>
      <w:r w:rsidR="00694EDB">
        <w:t xml:space="preserve">prescription benefits available during </w:t>
      </w:r>
      <w:proofErr w:type="spellStart"/>
      <w:r w:rsidR="00694EDB">
        <w:t>ePrescribing</w:t>
      </w:r>
      <w:proofErr w:type="spellEnd"/>
      <w:r w:rsidR="00694EDB">
        <w:t xml:space="preserve"> workflows)</w:t>
      </w:r>
    </w:p>
    <w:p w14:paraId="1B3A1D3B" w14:textId="77777777" w:rsidR="0026460F" w:rsidRDefault="00694EDB" w:rsidP="008D561D">
      <w:pPr>
        <w:pStyle w:val="ListParagraph"/>
        <w:numPr>
          <w:ilvl w:val="0"/>
          <w:numId w:val="36"/>
        </w:numPr>
        <w:ind w:left="810"/>
      </w:pPr>
      <w:r>
        <w:t>Prior Authorization</w:t>
      </w:r>
      <w:r w:rsidR="009B6D64">
        <w:t xml:space="preserve">: </w:t>
      </w:r>
      <w:r w:rsidR="0026460F">
        <w:t>Could streamline the process by allowing providers to check eligibility and obtain authorizations sooner.</w:t>
      </w:r>
    </w:p>
    <w:p w14:paraId="1A520653" w14:textId="42C7D63C" w:rsidR="007327F0" w:rsidRPr="00A450C5" w:rsidRDefault="00D433EE" w:rsidP="005504B7">
      <w:pPr>
        <w:pStyle w:val="ListParagraph"/>
        <w:numPr>
          <w:ilvl w:val="0"/>
          <w:numId w:val="36"/>
        </w:numPr>
        <w:ind w:left="810"/>
      </w:pPr>
      <w:r>
        <w:t xml:space="preserve">Patient Engagement: Allows </w:t>
      </w:r>
      <w:r w:rsidR="006D3A86">
        <w:t>patients to compare pricing options across different providers.</w:t>
      </w:r>
      <w:r w:rsidR="00161828">
        <w:t xml:space="preserve"> </w:t>
      </w:r>
      <w:r w:rsidR="009B6D64">
        <w:t xml:space="preserve"> </w:t>
      </w:r>
    </w:p>
    <w:p w14:paraId="77D4C791" w14:textId="69683A72" w:rsidR="006D3A86" w:rsidRPr="008D561D" w:rsidRDefault="008D561D" w:rsidP="008D561D">
      <w:pPr>
        <w:rPr>
          <w:b/>
        </w:rPr>
      </w:pPr>
      <w:r w:rsidRPr="008D561D">
        <w:rPr>
          <w:b/>
          <w:bCs/>
        </w:rPr>
        <w:t xml:space="preserve">c. </w:t>
      </w:r>
      <w:r w:rsidR="00A450C5" w:rsidRPr="008D561D">
        <w:rPr>
          <w:b/>
        </w:rPr>
        <w:t>What improvements would be most valuable for patients, providers, or payers, including CMS?</w:t>
      </w:r>
    </w:p>
    <w:p w14:paraId="41249FEF" w14:textId="3D26FD61" w:rsidR="006D3A86" w:rsidRDefault="006D3A86" w:rsidP="008D561D">
      <w:pPr>
        <w:pStyle w:val="ListParagraph"/>
        <w:numPr>
          <w:ilvl w:val="0"/>
          <w:numId w:val="36"/>
        </w:numPr>
        <w:ind w:left="810"/>
      </w:pPr>
      <w:r>
        <w:t>Patients:</w:t>
      </w:r>
      <w:r w:rsidR="00F649F5">
        <w:t xml:space="preserve"> Understanding the out-of-pocket costs can assist in decision making and engagement.</w:t>
      </w:r>
    </w:p>
    <w:p w14:paraId="008A1299" w14:textId="4793AEA1" w:rsidR="006D3A86" w:rsidRDefault="006D3A86" w:rsidP="008D561D">
      <w:pPr>
        <w:pStyle w:val="ListParagraph"/>
        <w:numPr>
          <w:ilvl w:val="0"/>
          <w:numId w:val="36"/>
        </w:numPr>
        <w:ind w:left="810"/>
      </w:pPr>
      <w:r>
        <w:t>Providers:</w:t>
      </w:r>
      <w:r w:rsidR="00F649F5">
        <w:t xml:space="preserve"> Allows providers </w:t>
      </w:r>
      <w:r w:rsidR="00851D0B">
        <w:t>to streamline the prior authorization process and submit requests faster.</w:t>
      </w:r>
    </w:p>
    <w:p w14:paraId="76492E17" w14:textId="3CF54FB5" w:rsidR="006D3A86" w:rsidRDefault="006D3A86" w:rsidP="008D561D">
      <w:pPr>
        <w:pStyle w:val="ListParagraph"/>
        <w:numPr>
          <w:ilvl w:val="0"/>
          <w:numId w:val="36"/>
        </w:numPr>
        <w:ind w:left="810"/>
      </w:pPr>
      <w:r>
        <w:t>Payers:</w:t>
      </w:r>
      <w:r w:rsidR="00851D0B">
        <w:t xml:space="preserve"> </w:t>
      </w:r>
      <w:r w:rsidR="000D6F7C">
        <w:t xml:space="preserve">Members making better </w:t>
      </w:r>
      <w:proofErr w:type="gramStart"/>
      <w:r w:rsidR="000D6F7C">
        <w:t>cost effective</w:t>
      </w:r>
      <w:proofErr w:type="gramEnd"/>
      <w:r w:rsidR="000D6F7C">
        <w:t xml:space="preserve"> decisions could lower spend.</w:t>
      </w:r>
    </w:p>
    <w:p w14:paraId="5578568E" w14:textId="0AC96330" w:rsidR="006D3A86" w:rsidRDefault="006D3A86" w:rsidP="008D561D">
      <w:pPr>
        <w:pStyle w:val="ListParagraph"/>
        <w:numPr>
          <w:ilvl w:val="0"/>
          <w:numId w:val="36"/>
        </w:numPr>
        <w:ind w:left="810"/>
      </w:pPr>
      <w:r>
        <w:t>CMS:</w:t>
      </w:r>
      <w:r w:rsidR="000D6F7C">
        <w:t xml:space="preserve"> </w:t>
      </w:r>
      <w:r w:rsidR="00292DA4">
        <w:t xml:space="preserve">Can better adopt value-based </w:t>
      </w:r>
      <w:r w:rsidR="00CF6F49">
        <w:t>care models</w:t>
      </w:r>
      <w:r w:rsidR="00292DA4">
        <w:t xml:space="preserve"> that </w:t>
      </w:r>
      <w:r w:rsidR="007506B2">
        <w:t>reward quality and efficacy.</w:t>
      </w:r>
    </w:p>
    <w:p w14:paraId="2C39BCB3" w14:textId="25816D34" w:rsidR="14FD91B6" w:rsidRDefault="14FD91B6" w:rsidP="14FD91B6">
      <w:pPr>
        <w:rPr>
          <w:b/>
          <w:bCs/>
        </w:rPr>
      </w:pPr>
    </w:p>
    <w:p w14:paraId="18C54F3D" w14:textId="77777777" w:rsidR="00A450C5" w:rsidRPr="00A450C5" w:rsidRDefault="00A450C5" w:rsidP="00A450C5">
      <w:pPr>
        <w:rPr>
          <w:b/>
          <w:bCs/>
        </w:rPr>
      </w:pPr>
      <w:r w:rsidRPr="00A450C5">
        <w:rPr>
          <w:b/>
          <w:bCs/>
        </w:rPr>
        <w:t>F. Value-Based Care Organizations</w:t>
      </w:r>
    </w:p>
    <w:p w14:paraId="647D8CF5" w14:textId="77777777" w:rsidR="00A450C5" w:rsidRPr="00BA3C83" w:rsidRDefault="00A450C5" w:rsidP="00A450C5">
      <w:pPr>
        <w:rPr>
          <w:b/>
          <w:bCs/>
        </w:rPr>
      </w:pPr>
      <w:r w:rsidRPr="00BA3C83">
        <w:rPr>
          <w:b/>
          <w:bCs/>
        </w:rPr>
        <w:t>This section is intended for all stakeholders to provide input on questions as they relate to use cases and workflows that involve value-based care organizations. While we certainly want value-based care organizations to answer questions in this section (and in other sections) from the value-based care provider point of view, we also invite all stakeholders to provide their viewpoints on the value-based care workflows as appropriate.</w:t>
      </w:r>
    </w:p>
    <w:p w14:paraId="35C7A0F0" w14:textId="3577EFF9" w:rsidR="00536EA2" w:rsidRPr="00E106CB" w:rsidRDefault="004A18C1" w:rsidP="00A450C5">
      <w:r w:rsidRPr="00E106CB">
        <w:t xml:space="preserve">ELLKAY has worked with and integrated value-based care applications to </w:t>
      </w:r>
      <w:proofErr w:type="gramStart"/>
      <w:r w:rsidRPr="00E106CB">
        <w:t>systems at</w:t>
      </w:r>
      <w:proofErr w:type="gramEnd"/>
      <w:r w:rsidRPr="00E106CB">
        <w:t xml:space="preserve"> scale. The perspective ELLKAY will provide will be with that focus in mind. Currently, the general structure to integrate these applications is as follows:</w:t>
      </w:r>
    </w:p>
    <w:p w14:paraId="4602E017" w14:textId="524A9F8B" w:rsidR="004A18C1" w:rsidRPr="00E106CB" w:rsidRDefault="00D124B8" w:rsidP="004A18C1">
      <w:pPr>
        <w:pStyle w:val="ListParagraph"/>
        <w:numPr>
          <w:ilvl w:val="0"/>
          <w:numId w:val="4"/>
        </w:numPr>
      </w:pPr>
      <w:r w:rsidRPr="00E106CB">
        <w:lastRenderedPageBreak/>
        <w:t xml:space="preserve">Pull historical discrete and non-discrete data </w:t>
      </w:r>
      <w:r w:rsidR="002B7184" w:rsidRPr="00E106CB">
        <w:t xml:space="preserve">across clinical and financial data </w:t>
      </w:r>
      <w:r w:rsidRPr="00E106CB">
        <w:t>from the EMR to identify care gaps</w:t>
      </w:r>
    </w:p>
    <w:p w14:paraId="00686CF5" w14:textId="4958CA89" w:rsidR="004A18C1" w:rsidRPr="00E106CB" w:rsidRDefault="00D124B8" w:rsidP="004A18C1">
      <w:pPr>
        <w:pStyle w:val="ListParagraph"/>
        <w:numPr>
          <w:ilvl w:val="0"/>
          <w:numId w:val="4"/>
        </w:numPr>
      </w:pPr>
      <w:r w:rsidRPr="00E106CB">
        <w:t xml:space="preserve">As new patients and encounters occur, </w:t>
      </w:r>
      <w:r w:rsidR="00C0024C" w:rsidRPr="00E106CB">
        <w:t xml:space="preserve">ELLKAY </w:t>
      </w:r>
      <w:r w:rsidRPr="00E106CB">
        <w:t>send</w:t>
      </w:r>
      <w:r w:rsidR="00C0024C" w:rsidRPr="00E106CB">
        <w:t>s</w:t>
      </w:r>
      <w:r w:rsidRPr="00E106CB">
        <w:t xml:space="preserve"> the data to the digital health application.</w:t>
      </w:r>
    </w:p>
    <w:p w14:paraId="0CCAE864" w14:textId="56559B93" w:rsidR="00D124B8" w:rsidRPr="00E106CB" w:rsidRDefault="00C0024C" w:rsidP="004A18C1">
      <w:pPr>
        <w:pStyle w:val="ListParagraph"/>
        <w:numPr>
          <w:ilvl w:val="0"/>
          <w:numId w:val="4"/>
        </w:numPr>
      </w:pPr>
      <w:r w:rsidRPr="00E106CB">
        <w:t>Care gaps and suspected diagnoses are written back to the EMR.</w:t>
      </w:r>
    </w:p>
    <w:p w14:paraId="1E612573" w14:textId="6ED1ABC7" w:rsidR="00DC0AF9" w:rsidRPr="00E106CB" w:rsidRDefault="00DC0AF9" w:rsidP="00C0024C">
      <w:r w:rsidRPr="00E106CB">
        <w:t>Some systems have methods that support the end-to-end workflow. Such as bulk exports, interfaces for updated data, FHIR APIs for reading, and proprietary APIs for writing back data.</w:t>
      </w:r>
      <w:r w:rsidR="00385686" w:rsidRPr="00E106CB">
        <w:t xml:space="preserve"> </w:t>
      </w:r>
      <w:r w:rsidR="008E7BBD" w:rsidRPr="00E106CB">
        <w:t xml:space="preserve">Others do not have </w:t>
      </w:r>
      <w:r w:rsidR="00D15409" w:rsidRPr="00E106CB">
        <w:t xml:space="preserve">many methods. The current challenges we’ve seen in implementing </w:t>
      </w:r>
      <w:r w:rsidR="00D15409" w:rsidRPr="00E106CB">
        <w:t>value</w:t>
      </w:r>
      <w:r w:rsidR="00026B42" w:rsidRPr="00E106CB">
        <w:t>-</w:t>
      </w:r>
      <w:r w:rsidR="00D15409" w:rsidRPr="00E106CB">
        <w:t>based</w:t>
      </w:r>
      <w:r w:rsidR="00D15409" w:rsidRPr="00E106CB">
        <w:t xml:space="preserve"> care workflows across thousands of integrations are as follows:</w:t>
      </w:r>
    </w:p>
    <w:p w14:paraId="15B2A83F" w14:textId="7B30200D" w:rsidR="00D15409" w:rsidRPr="00E106CB" w:rsidRDefault="00613B0C" w:rsidP="00D15409">
      <w:pPr>
        <w:pStyle w:val="ListParagraph"/>
        <w:numPr>
          <w:ilvl w:val="0"/>
          <w:numId w:val="6"/>
        </w:numPr>
      </w:pPr>
      <w:proofErr w:type="gramStart"/>
      <w:r w:rsidRPr="00E106CB">
        <w:t>Difficult</w:t>
      </w:r>
      <w:proofErr w:type="gramEnd"/>
      <w:r w:rsidR="004D319C" w:rsidRPr="00E106CB">
        <w:t xml:space="preserve"> to access claims data from the EMR because it’s not mandated through USCDI on FHIR v2</w:t>
      </w:r>
    </w:p>
    <w:p w14:paraId="75C05498" w14:textId="3EE421C8" w:rsidR="004459E3" w:rsidRPr="00E106CB" w:rsidRDefault="00441613" w:rsidP="00D15409">
      <w:pPr>
        <w:pStyle w:val="ListParagraph"/>
        <w:numPr>
          <w:ilvl w:val="0"/>
          <w:numId w:val="6"/>
        </w:numPr>
      </w:pPr>
      <w:r w:rsidRPr="00E106CB">
        <w:t>Pulling unstructured data is costly and time-consuming due to the volume of data</w:t>
      </w:r>
    </w:p>
    <w:p w14:paraId="5F321161" w14:textId="6C6938B3" w:rsidR="004D319C" w:rsidRPr="00E106CB" w:rsidRDefault="004459E3" w:rsidP="00D15409">
      <w:pPr>
        <w:pStyle w:val="ListParagraph"/>
        <w:numPr>
          <w:ilvl w:val="0"/>
          <w:numId w:val="6"/>
        </w:numPr>
      </w:pPr>
      <w:r w:rsidRPr="00E106CB">
        <w:t>Few systems have the capability to write a suspected diagnosis</w:t>
      </w:r>
    </w:p>
    <w:p w14:paraId="47185A95" w14:textId="16B1AB6C" w:rsidR="00DC0AF9" w:rsidRPr="00E106CB" w:rsidRDefault="00FE1ADD" w:rsidP="00C0024C">
      <w:proofErr w:type="gramStart"/>
      <w:r w:rsidRPr="00E106CB">
        <w:t>Diving in</w:t>
      </w:r>
      <w:proofErr w:type="gramEnd"/>
      <w:r w:rsidRPr="00E106CB">
        <w:t xml:space="preserve"> deeper to the last point on writing back suspected diagnosis, </w:t>
      </w:r>
      <w:r w:rsidR="006E2442" w:rsidRPr="00E106CB">
        <w:t>CDS Hooks support sending recommendations to the EMRs across diagnosis, medications, and labs</w:t>
      </w:r>
      <w:r w:rsidR="36285880">
        <w:t>, yet</w:t>
      </w:r>
      <w:r w:rsidR="006E2442" w:rsidRPr="00E106CB">
        <w:t xml:space="preserve"> n</w:t>
      </w:r>
      <w:r w:rsidR="006E2442" w:rsidRPr="00E106CB">
        <w:t xml:space="preserve">ot all EMRs have implemented robust CDS Hooks. </w:t>
      </w:r>
      <w:r w:rsidR="65AD8B4F">
        <w:t>Furthermore</w:t>
      </w:r>
      <w:r w:rsidR="00DC0AF9" w:rsidRPr="00E106CB">
        <w:t xml:space="preserve">, some systems don’t have concepts of suspected diagnoses. </w:t>
      </w:r>
      <w:r w:rsidR="2EDE7985">
        <w:t>Therefore,</w:t>
      </w:r>
      <w:r w:rsidR="00A82020" w:rsidRPr="00E106CB">
        <w:t xml:space="preserve"> </w:t>
      </w:r>
      <w:r w:rsidR="00353658">
        <w:t>ELLKAY</w:t>
      </w:r>
      <w:r w:rsidR="00A82020" w:rsidRPr="00E106CB">
        <w:t xml:space="preserve"> </w:t>
      </w:r>
      <w:r w:rsidR="008F6BC3" w:rsidRPr="00E106CB">
        <w:t>must</w:t>
      </w:r>
      <w:r w:rsidR="00A82020" w:rsidRPr="00E106CB">
        <w:t xml:space="preserve"> send data via documents, in the appointment note sections, or other methods that may not get the provider’s attention to act</w:t>
      </w:r>
      <w:r w:rsidR="00DA3068" w:rsidRPr="00E106CB">
        <w:t xml:space="preserve"> upon the information</w:t>
      </w:r>
      <w:r w:rsidR="00A82020" w:rsidRPr="00E106CB">
        <w:t>.</w:t>
      </w:r>
      <w:r w:rsidR="006E2442" w:rsidRPr="00E106CB">
        <w:t xml:space="preserve"> </w:t>
      </w:r>
    </w:p>
    <w:p w14:paraId="2AE003DE" w14:textId="663D2903" w:rsidR="0013426F" w:rsidRPr="00E106CB" w:rsidRDefault="0013426F" w:rsidP="65836320"/>
    <w:p w14:paraId="3F957CE1" w14:textId="77777777" w:rsidR="00A450C5" w:rsidRPr="00A450C5" w:rsidRDefault="00A450C5" w:rsidP="00A450C5">
      <w:pPr>
        <w:rPr>
          <w:b/>
          <w:bCs/>
        </w:rPr>
      </w:pPr>
      <w:r w:rsidRPr="00A450C5">
        <w:rPr>
          <w:b/>
          <w:bCs/>
        </w:rPr>
        <w:t>1. Digital Health Adoption</w:t>
      </w:r>
    </w:p>
    <w:p w14:paraId="4378C1DF" w14:textId="77777777" w:rsidR="002325A9" w:rsidRPr="00E106CB" w:rsidRDefault="002325A9" w:rsidP="00A450C5"/>
    <w:p w14:paraId="64E49077" w14:textId="19CF5EE9" w:rsidR="00A450C5" w:rsidRPr="00BA3C83" w:rsidRDefault="00A450C5" w:rsidP="00A450C5">
      <w:pPr>
        <w:rPr>
          <w:b/>
          <w:bCs/>
        </w:rPr>
      </w:pPr>
      <w:r w:rsidRPr="00BA3C83">
        <w:rPr>
          <w:b/>
          <w:bCs/>
        </w:rPr>
        <w:t>VB-1. What incentives could encourage APMs such as accountable care organizations (ACOs) or participants in Medicare Shared Savings Program (MSSP) to leverage digital health management and care navigation products more often and more effectively with their patients? What are the current obstacles preventing broader digital product adoption for patients in ACOs?</w:t>
      </w:r>
    </w:p>
    <w:p w14:paraId="4E66BB13" w14:textId="73BC73EE" w:rsidR="4A921A24" w:rsidRPr="00E106CB" w:rsidRDefault="4A921A24">
      <w:pPr>
        <w:rPr>
          <w:rFonts w:ascii="Aptos" w:eastAsia="Aptos" w:hAnsi="Aptos" w:cs="Aptos"/>
        </w:rPr>
      </w:pPr>
      <w:r w:rsidRPr="00E106CB">
        <w:rPr>
          <w:rFonts w:ascii="Aptos" w:eastAsia="Aptos" w:hAnsi="Aptos" w:cs="Aptos"/>
        </w:rPr>
        <w:t>Digital tools can be a powerful lever for ACOs to improve care coordination and reduce avoidable costs. However</w:t>
      </w:r>
      <w:r w:rsidR="4AE448BE" w:rsidRPr="00E106CB">
        <w:rPr>
          <w:rFonts w:ascii="Aptos" w:eastAsia="Aptos" w:hAnsi="Aptos" w:cs="Aptos"/>
        </w:rPr>
        <w:t>,</w:t>
      </w:r>
      <w:r w:rsidRPr="00E106CB">
        <w:rPr>
          <w:rFonts w:ascii="Aptos" w:eastAsia="Aptos" w:hAnsi="Aptos" w:cs="Aptos"/>
        </w:rPr>
        <w:t xml:space="preserve"> many ACOs still face barriers due to funding gaps and data silos. CMS can play an integral role by offering targeted incentives</w:t>
      </w:r>
      <w:r w:rsidR="5C22DD51" w:rsidRPr="00E106CB">
        <w:rPr>
          <w:rFonts w:ascii="Aptos" w:eastAsia="Aptos" w:hAnsi="Aptos" w:cs="Aptos"/>
        </w:rPr>
        <w:t xml:space="preserve"> and </w:t>
      </w:r>
      <w:r w:rsidRPr="00E106CB">
        <w:rPr>
          <w:rFonts w:ascii="Aptos" w:eastAsia="Aptos" w:hAnsi="Aptos" w:cs="Aptos"/>
        </w:rPr>
        <w:t>funding to accelerate digital adoption.</w:t>
      </w:r>
      <w:r w:rsidR="50533812" w:rsidRPr="00E106CB">
        <w:rPr>
          <w:rFonts w:ascii="Aptos" w:eastAsia="Aptos" w:hAnsi="Aptos" w:cs="Aptos"/>
        </w:rPr>
        <w:t xml:space="preserve"> For example, CMS could offer additional shared savings or performance-based bonuses tied specifically to metrics around digital tool usage. Another option could be rewarding</w:t>
      </w:r>
      <w:r w:rsidR="50533812" w:rsidRPr="48567B2E">
        <w:rPr>
          <w:rFonts w:ascii="Aptos" w:eastAsia="Aptos" w:hAnsi="Aptos" w:cs="Aptos"/>
        </w:rPr>
        <w:t xml:space="preserve"> </w:t>
      </w:r>
      <w:r w:rsidR="50533812" w:rsidRPr="00E106CB">
        <w:rPr>
          <w:rFonts w:ascii="Aptos" w:eastAsia="Aptos" w:hAnsi="Aptos" w:cs="Aptos"/>
        </w:rPr>
        <w:t>ACOs that demonstrate improved clinical outcomes linked to digital interventions</w:t>
      </w:r>
      <w:r w:rsidR="690D4301" w:rsidRPr="00E106CB">
        <w:rPr>
          <w:rFonts w:ascii="Aptos" w:eastAsia="Aptos" w:hAnsi="Aptos" w:cs="Aptos"/>
        </w:rPr>
        <w:t xml:space="preserve">. </w:t>
      </w:r>
    </w:p>
    <w:p w14:paraId="2F86FF12" w14:textId="77777777" w:rsidR="00A450C5" w:rsidRPr="00BA3C83" w:rsidRDefault="00A450C5" w:rsidP="00A450C5">
      <w:pPr>
        <w:rPr>
          <w:b/>
          <w:bCs/>
        </w:rPr>
      </w:pPr>
      <w:r w:rsidRPr="00BA3C83">
        <w:rPr>
          <w:b/>
          <w:bCs/>
        </w:rPr>
        <w:lastRenderedPageBreak/>
        <w:t>VB-2. How can key themes and technologies such as artificial intelligence, population health analytics, risk stratification, care coordination, usability, quality measurement, and patient engagement be better integrated into APM requirements?</w:t>
      </w:r>
    </w:p>
    <w:p w14:paraId="14223F47" w14:textId="71F8C2A8" w:rsidR="00092C94" w:rsidRDefault="7C894213" w:rsidP="63B80705">
      <w:pPr>
        <w:rPr>
          <w:rFonts w:ascii="Aptos" w:eastAsia="Aptos" w:hAnsi="Aptos" w:cs="Aptos"/>
        </w:rPr>
      </w:pPr>
      <w:r w:rsidRPr="00E106CB">
        <w:rPr>
          <w:rFonts w:ascii="Aptos" w:eastAsia="Aptos" w:hAnsi="Aptos" w:cs="Aptos"/>
        </w:rPr>
        <w:t>By aligning incentives and standards around key themes such as AI, population health, risk stratification, care coordination, etc., CMS can help APM participants deliver smarter, patient-cent</w:t>
      </w:r>
      <w:r w:rsidR="495ABE37" w:rsidRPr="00E106CB">
        <w:rPr>
          <w:rFonts w:ascii="Aptos" w:eastAsia="Aptos" w:hAnsi="Aptos" w:cs="Aptos"/>
        </w:rPr>
        <w:t>ric</w:t>
      </w:r>
      <w:r w:rsidRPr="00E106CB">
        <w:rPr>
          <w:rFonts w:ascii="Aptos" w:eastAsia="Aptos" w:hAnsi="Aptos" w:cs="Aptos"/>
        </w:rPr>
        <w:t xml:space="preserve"> care. </w:t>
      </w:r>
      <w:r w:rsidR="79CD6DA4" w:rsidRPr="00E106CB">
        <w:rPr>
          <w:rFonts w:ascii="Aptos" w:eastAsia="Aptos" w:hAnsi="Aptos" w:cs="Aptos"/>
        </w:rPr>
        <w:t>Financial</w:t>
      </w:r>
      <w:r w:rsidRPr="00E106CB">
        <w:rPr>
          <w:rFonts w:ascii="Aptos" w:eastAsia="Aptos" w:hAnsi="Aptos" w:cs="Aptos"/>
        </w:rPr>
        <w:t xml:space="preserve"> </w:t>
      </w:r>
      <w:r w:rsidR="79CD6DA4" w:rsidRPr="00E106CB">
        <w:rPr>
          <w:rFonts w:ascii="Aptos" w:eastAsia="Aptos" w:hAnsi="Aptos" w:cs="Aptos"/>
        </w:rPr>
        <w:t xml:space="preserve">incentives can motivate providers to innovate, while </w:t>
      </w:r>
      <w:r w:rsidRPr="00E106CB">
        <w:rPr>
          <w:rFonts w:ascii="Aptos" w:eastAsia="Aptos" w:hAnsi="Aptos" w:cs="Aptos"/>
        </w:rPr>
        <w:t>interoperability</w:t>
      </w:r>
      <w:r w:rsidR="79CD6DA4" w:rsidRPr="00E106CB">
        <w:rPr>
          <w:rFonts w:ascii="Aptos" w:eastAsia="Aptos" w:hAnsi="Aptos" w:cs="Aptos"/>
        </w:rPr>
        <w:t>, usability, and quality standards ensure that</w:t>
      </w:r>
      <w:r w:rsidRPr="00E106CB">
        <w:rPr>
          <w:rFonts w:ascii="Aptos" w:eastAsia="Aptos" w:hAnsi="Aptos" w:cs="Aptos"/>
        </w:rPr>
        <w:t xml:space="preserve"> these technologies </w:t>
      </w:r>
      <w:r w:rsidR="79CD6DA4" w:rsidRPr="00E106CB">
        <w:rPr>
          <w:rFonts w:ascii="Aptos" w:eastAsia="Aptos" w:hAnsi="Aptos" w:cs="Aptos"/>
        </w:rPr>
        <w:t>deliver real value without adding complexity.</w:t>
      </w:r>
      <w:r w:rsidRPr="00E106CB">
        <w:rPr>
          <w:rFonts w:ascii="Aptos" w:eastAsia="Aptos" w:hAnsi="Aptos" w:cs="Aptos"/>
        </w:rPr>
        <w:t xml:space="preserve"> Ultimately, better integration of these capabilities will accelerate value-based care and improve health for the populations served.</w:t>
      </w:r>
    </w:p>
    <w:p w14:paraId="016C600B" w14:textId="77777777" w:rsidR="00092C94" w:rsidRPr="00E106CB" w:rsidRDefault="00092C94" w:rsidP="63B80705">
      <w:pPr>
        <w:rPr>
          <w:rFonts w:ascii="Aptos" w:eastAsia="Aptos" w:hAnsi="Aptos" w:cs="Aptos"/>
        </w:rPr>
      </w:pPr>
    </w:p>
    <w:p w14:paraId="68F42735" w14:textId="77777777" w:rsidR="00A450C5" w:rsidRPr="00BA3C83" w:rsidRDefault="00A450C5" w:rsidP="00A450C5">
      <w:pPr>
        <w:rPr>
          <w:b/>
          <w:bCs/>
        </w:rPr>
      </w:pPr>
      <w:r w:rsidRPr="00BA3C83">
        <w:rPr>
          <w:b/>
          <w:bCs/>
        </w:rPr>
        <w:t>VB-3. What are essential health IT capabilities for value-based care arrangements?</w:t>
      </w:r>
    </w:p>
    <w:p w14:paraId="79911C01" w14:textId="59AAE353" w:rsidR="00A450C5" w:rsidRPr="00BA3C83" w:rsidRDefault="00380F41" w:rsidP="00380F41">
      <w:pPr>
        <w:rPr>
          <w:b/>
          <w:bCs/>
        </w:rPr>
      </w:pPr>
      <w:r>
        <w:rPr>
          <w:b/>
        </w:rPr>
        <w:t xml:space="preserve">a. </w:t>
      </w:r>
      <w:r w:rsidR="00A450C5" w:rsidRPr="00BA3C83">
        <w:rPr>
          <w:b/>
          <w:bCs/>
        </w:rPr>
        <w:t xml:space="preserve">Examples (not comprehensive) may </w:t>
      </w:r>
      <w:proofErr w:type="gramStart"/>
      <w:r w:rsidR="00A450C5" w:rsidRPr="00BA3C83">
        <w:rPr>
          <w:b/>
          <w:bCs/>
        </w:rPr>
        <w:t>include:</w:t>
      </w:r>
      <w:proofErr w:type="gramEnd"/>
      <w:r w:rsidR="00A450C5" w:rsidRPr="00BA3C83">
        <w:rPr>
          <w:b/>
          <w:bCs/>
        </w:rPr>
        <w:t xml:space="preserve"> care planning, patient event notification, data extraction/normalization, quality performance measurement, access to claims data, attribution and patient ID matching, remote device interoperability, or other patient empowerment tools.</w:t>
      </w:r>
    </w:p>
    <w:p w14:paraId="5222A597" w14:textId="77777777" w:rsidR="00FD27F7" w:rsidRPr="00A450C5" w:rsidRDefault="00FD27F7" w:rsidP="00380F41"/>
    <w:p w14:paraId="4EEC46F3" w14:textId="77777777" w:rsidR="00A450C5" w:rsidRPr="00BA3C83" w:rsidRDefault="00A450C5" w:rsidP="00A450C5">
      <w:pPr>
        <w:rPr>
          <w:b/>
          <w:bCs/>
        </w:rPr>
      </w:pPr>
      <w:r w:rsidRPr="00BA3C83">
        <w:rPr>
          <w:b/>
          <w:bCs/>
        </w:rPr>
        <w:t>b. What other health IT capabilities have proven valuable to succeeding in value-based care arrangements?</w:t>
      </w:r>
    </w:p>
    <w:p w14:paraId="50D79FA8" w14:textId="75FD4649" w:rsidR="2BFDD08A" w:rsidRPr="00E106CB" w:rsidRDefault="25E4A7EA" w:rsidP="5E3F58F5">
      <w:pPr>
        <w:pStyle w:val="ListParagraph"/>
        <w:numPr>
          <w:ilvl w:val="0"/>
          <w:numId w:val="1"/>
        </w:numPr>
        <w:rPr>
          <w:rFonts w:ascii="Aptos" w:eastAsia="Aptos" w:hAnsi="Aptos" w:cs="Aptos"/>
        </w:rPr>
      </w:pPr>
      <w:r w:rsidRPr="00E106CB">
        <w:rPr>
          <w:rFonts w:ascii="Aptos" w:eastAsia="Aptos" w:hAnsi="Aptos" w:cs="Aptos"/>
        </w:rPr>
        <w:t>Support for interoperability standards (e.g., HL7 FHIR) for seamless data exchange</w:t>
      </w:r>
    </w:p>
    <w:p w14:paraId="37ED9FF1" w14:textId="4036B32F" w:rsidR="2BFDD08A" w:rsidRPr="00E106CB" w:rsidRDefault="2BFDD08A" w:rsidP="010D33A7">
      <w:pPr>
        <w:pStyle w:val="ListParagraph"/>
        <w:numPr>
          <w:ilvl w:val="0"/>
          <w:numId w:val="1"/>
        </w:numPr>
        <w:rPr>
          <w:rFonts w:ascii="Aptos" w:eastAsia="Aptos" w:hAnsi="Aptos" w:cs="Aptos"/>
        </w:rPr>
      </w:pPr>
      <w:r w:rsidRPr="00E106CB">
        <w:rPr>
          <w:rFonts w:ascii="Aptos" w:eastAsia="Aptos" w:hAnsi="Aptos" w:cs="Aptos"/>
        </w:rPr>
        <w:t>Population health analytics and predictive risk stratification</w:t>
      </w:r>
    </w:p>
    <w:p w14:paraId="6FAAE330" w14:textId="34A9E029" w:rsidR="2BFDD08A" w:rsidRPr="00E106CB" w:rsidRDefault="2BFDD08A" w:rsidP="010D33A7">
      <w:pPr>
        <w:pStyle w:val="ListParagraph"/>
        <w:numPr>
          <w:ilvl w:val="0"/>
          <w:numId w:val="1"/>
        </w:numPr>
        <w:spacing w:before="240" w:after="240"/>
        <w:rPr>
          <w:rFonts w:ascii="Aptos" w:eastAsia="Aptos" w:hAnsi="Aptos" w:cs="Aptos"/>
        </w:rPr>
      </w:pPr>
      <w:r w:rsidRPr="00E106CB">
        <w:rPr>
          <w:rFonts w:ascii="Aptos" w:eastAsia="Aptos" w:hAnsi="Aptos" w:cs="Aptos"/>
        </w:rPr>
        <w:t>Clinical decision support embedded in workflows</w:t>
      </w:r>
    </w:p>
    <w:p w14:paraId="1DC29B41" w14:textId="74DFE9CF" w:rsidR="2BFDD08A" w:rsidRPr="00E106CB" w:rsidRDefault="2BFDD08A" w:rsidP="010D33A7">
      <w:pPr>
        <w:pStyle w:val="ListParagraph"/>
        <w:numPr>
          <w:ilvl w:val="0"/>
          <w:numId w:val="1"/>
        </w:numPr>
        <w:spacing w:before="240" w:after="240"/>
        <w:rPr>
          <w:rFonts w:ascii="Aptos" w:eastAsia="Aptos" w:hAnsi="Aptos" w:cs="Aptos"/>
        </w:rPr>
      </w:pPr>
      <w:r w:rsidRPr="00E106CB">
        <w:rPr>
          <w:rFonts w:ascii="Aptos" w:eastAsia="Aptos" w:hAnsi="Aptos" w:cs="Aptos"/>
        </w:rPr>
        <w:t>Telehealth and virtual care platforms</w:t>
      </w:r>
    </w:p>
    <w:p w14:paraId="5A4D8C88" w14:textId="0A6D75A7" w:rsidR="2BFDD08A" w:rsidRPr="00E106CB" w:rsidRDefault="2BFDD08A" w:rsidP="010D33A7">
      <w:pPr>
        <w:pStyle w:val="ListParagraph"/>
        <w:numPr>
          <w:ilvl w:val="0"/>
          <w:numId w:val="1"/>
        </w:numPr>
        <w:spacing w:before="240" w:after="240"/>
        <w:rPr>
          <w:rFonts w:ascii="Aptos" w:eastAsia="Aptos" w:hAnsi="Aptos" w:cs="Aptos"/>
        </w:rPr>
      </w:pPr>
      <w:r w:rsidRPr="00E106CB">
        <w:rPr>
          <w:rFonts w:ascii="Aptos" w:eastAsia="Aptos" w:hAnsi="Aptos" w:cs="Aptos"/>
        </w:rPr>
        <w:t>Automated care gap identification and outreach</w:t>
      </w:r>
    </w:p>
    <w:p w14:paraId="362204EE" w14:textId="7BBDA4EE" w:rsidR="010D33A7" w:rsidRDefault="010D33A7"/>
    <w:p w14:paraId="596ACA64" w14:textId="77777777" w:rsidR="00A450C5" w:rsidRPr="00BA3C83" w:rsidRDefault="00A450C5" w:rsidP="00A450C5">
      <w:pPr>
        <w:rPr>
          <w:b/>
          <w:bCs/>
        </w:rPr>
      </w:pPr>
      <w:r w:rsidRPr="00BA3C83">
        <w:rPr>
          <w:b/>
          <w:bCs/>
        </w:rPr>
        <w:t>VB-4. What are the essential data types needed for successful participation in value-based care arrangements?</w:t>
      </w:r>
    </w:p>
    <w:p w14:paraId="38E2E49E" w14:textId="7CA5DB79" w:rsidR="3FAB4B25" w:rsidRPr="00E106CB" w:rsidRDefault="3FAB4B25">
      <w:pPr>
        <w:rPr>
          <w:rFonts w:ascii="Aptos" w:eastAsia="Aptos" w:hAnsi="Aptos" w:cs="Aptos"/>
        </w:rPr>
      </w:pPr>
      <w:r w:rsidRPr="00E106CB">
        <w:rPr>
          <w:rFonts w:ascii="Aptos" w:eastAsia="Aptos" w:hAnsi="Aptos" w:cs="Aptos"/>
        </w:rPr>
        <w:t xml:space="preserve">The following data elements are essential because they </w:t>
      </w:r>
      <w:proofErr w:type="gramStart"/>
      <w:r w:rsidRPr="00E106CB">
        <w:rPr>
          <w:rFonts w:ascii="Aptos" w:eastAsia="Aptos" w:hAnsi="Aptos" w:cs="Aptos"/>
        </w:rPr>
        <w:t xml:space="preserve">evaluate </w:t>
      </w:r>
      <w:r w:rsidR="5B2FB9C8" w:rsidRPr="00E106CB">
        <w:rPr>
          <w:rFonts w:ascii="Aptos" w:eastAsia="Aptos" w:hAnsi="Aptos" w:cs="Aptos"/>
        </w:rPr>
        <w:t>for</w:t>
      </w:r>
      <w:proofErr w:type="gramEnd"/>
      <w:r w:rsidRPr="00E106CB">
        <w:rPr>
          <w:rFonts w:ascii="Aptos" w:eastAsia="Aptos" w:hAnsi="Aptos" w:cs="Aptos"/>
        </w:rPr>
        <w:t xml:space="preserve"> </w:t>
      </w:r>
      <w:proofErr w:type="gramStart"/>
      <w:r w:rsidRPr="00E106CB">
        <w:rPr>
          <w:rFonts w:ascii="Aptos" w:eastAsia="Aptos" w:hAnsi="Aptos" w:cs="Aptos"/>
        </w:rPr>
        <w:t>high quality, low c</w:t>
      </w:r>
      <w:r w:rsidR="73FD7CC1" w:rsidRPr="00E106CB">
        <w:rPr>
          <w:rFonts w:ascii="Aptos" w:eastAsia="Aptos" w:hAnsi="Aptos" w:cs="Aptos"/>
        </w:rPr>
        <w:t>ost</w:t>
      </w:r>
      <w:proofErr w:type="gramEnd"/>
      <w:r w:rsidRPr="00E106CB">
        <w:rPr>
          <w:rFonts w:ascii="Aptos" w:eastAsia="Aptos" w:hAnsi="Aptos" w:cs="Aptos"/>
        </w:rPr>
        <w:t xml:space="preserve"> care while supporting effective patient-centric </w:t>
      </w:r>
      <w:r w:rsidR="5E4A046E" w:rsidRPr="00E106CB">
        <w:rPr>
          <w:rFonts w:ascii="Aptos" w:eastAsia="Aptos" w:hAnsi="Aptos" w:cs="Aptos"/>
        </w:rPr>
        <w:t>treatment</w:t>
      </w:r>
      <w:r w:rsidRPr="00E106CB">
        <w:rPr>
          <w:rFonts w:ascii="Aptos" w:eastAsia="Aptos" w:hAnsi="Aptos" w:cs="Aptos"/>
        </w:rPr>
        <w:t xml:space="preserve">. </w:t>
      </w:r>
    </w:p>
    <w:p w14:paraId="5CBF41CF" w14:textId="100E943A" w:rsidR="0C0A7D7C" w:rsidRPr="00E106CB" w:rsidRDefault="0C0A7D7C" w:rsidP="57B90708">
      <w:pPr>
        <w:pStyle w:val="ListParagraph"/>
        <w:numPr>
          <w:ilvl w:val="0"/>
          <w:numId w:val="13"/>
        </w:numPr>
      </w:pPr>
      <w:r w:rsidRPr="00E106CB">
        <w:t>Clinical data</w:t>
      </w:r>
    </w:p>
    <w:p w14:paraId="7A6E481E" w14:textId="3887E9A5" w:rsidR="0C0A7D7C" w:rsidRPr="00E106CB" w:rsidRDefault="0C0A7D7C" w:rsidP="57B90708">
      <w:pPr>
        <w:pStyle w:val="ListParagraph"/>
        <w:numPr>
          <w:ilvl w:val="0"/>
          <w:numId w:val="13"/>
        </w:numPr>
      </w:pPr>
      <w:r w:rsidRPr="00E106CB">
        <w:t>Claims data</w:t>
      </w:r>
    </w:p>
    <w:p w14:paraId="7B7397B6" w14:textId="5A514387" w:rsidR="0C0A7D7C" w:rsidRPr="00E106CB" w:rsidRDefault="0C0A7D7C" w:rsidP="57B90708">
      <w:pPr>
        <w:pStyle w:val="ListParagraph"/>
        <w:numPr>
          <w:ilvl w:val="0"/>
          <w:numId w:val="13"/>
        </w:numPr>
      </w:pPr>
      <w:r w:rsidRPr="00E106CB">
        <w:t>Patient demographics</w:t>
      </w:r>
    </w:p>
    <w:p w14:paraId="7BAB5C9F" w14:textId="153321CA" w:rsidR="0C0A7D7C" w:rsidRPr="00E106CB" w:rsidRDefault="0C0A7D7C" w:rsidP="4C056FDD">
      <w:pPr>
        <w:pStyle w:val="ListParagraph"/>
        <w:numPr>
          <w:ilvl w:val="0"/>
          <w:numId w:val="13"/>
        </w:numPr>
      </w:pPr>
      <w:r w:rsidRPr="00E106CB">
        <w:t>Social determinants of health</w:t>
      </w:r>
    </w:p>
    <w:p w14:paraId="249F1E3E" w14:textId="6E8A4FFB" w:rsidR="0C0A7D7C" w:rsidRPr="00E106CB" w:rsidRDefault="0C0A7D7C" w:rsidP="4C056FDD">
      <w:pPr>
        <w:pStyle w:val="ListParagraph"/>
        <w:numPr>
          <w:ilvl w:val="0"/>
          <w:numId w:val="13"/>
        </w:numPr>
      </w:pPr>
      <w:r w:rsidRPr="00E106CB">
        <w:lastRenderedPageBreak/>
        <w:t>Patient Reported Outcomes</w:t>
      </w:r>
    </w:p>
    <w:p w14:paraId="14AB8C3C" w14:textId="564E08A2" w:rsidR="67676D97" w:rsidRPr="00E106CB" w:rsidRDefault="02A16CAB" w:rsidP="67676D97">
      <w:pPr>
        <w:pStyle w:val="ListParagraph"/>
        <w:numPr>
          <w:ilvl w:val="0"/>
          <w:numId w:val="13"/>
        </w:numPr>
      </w:pPr>
      <w:r w:rsidRPr="00E106CB">
        <w:t>Care Coordination Data (i.e. referrals)</w:t>
      </w:r>
    </w:p>
    <w:p w14:paraId="5508F75F" w14:textId="65D3C8B5" w:rsidR="002A3094" w:rsidRPr="00A450C5" w:rsidRDefault="00A450C5" w:rsidP="00A450C5">
      <w:pPr>
        <w:rPr>
          <w:b/>
          <w:bCs/>
        </w:rPr>
      </w:pPr>
      <w:r w:rsidRPr="00A450C5">
        <w:rPr>
          <w:b/>
          <w:bCs/>
        </w:rPr>
        <w:t>2. Compliance and Certification</w:t>
      </w:r>
    </w:p>
    <w:p w14:paraId="5B9A9101" w14:textId="77777777" w:rsidR="00A450C5" w:rsidRPr="008D561D" w:rsidRDefault="00A450C5" w:rsidP="00A450C5">
      <w:pPr>
        <w:rPr>
          <w:b/>
        </w:rPr>
      </w:pPr>
      <w:r w:rsidRPr="008D561D">
        <w:rPr>
          <w:b/>
        </w:rPr>
        <w:t>VB-5. In your experience, how do current certification criteria and standards incorporated into the ONC Health IT Certification Program support value-based care delivery?</w:t>
      </w:r>
    </w:p>
    <w:p w14:paraId="71BEFCD3" w14:textId="0DC8D8BC" w:rsidR="00580020" w:rsidRDefault="00D14A81" w:rsidP="00A450C5">
      <w:r>
        <w:t>The general workflow we’ve seen in value-based care delivery involves the following data exchange needs:</w:t>
      </w:r>
      <w:r>
        <w:br/>
      </w:r>
    </w:p>
    <w:p w14:paraId="72ED1812" w14:textId="0B207158" w:rsidR="000A6EF3" w:rsidRDefault="00D14A81" w:rsidP="00380F41">
      <w:pPr>
        <w:pStyle w:val="ListParagraph"/>
        <w:numPr>
          <w:ilvl w:val="0"/>
          <w:numId w:val="36"/>
        </w:numPr>
        <w:ind w:left="630"/>
      </w:pPr>
      <w:r>
        <w:t>Retrieving clinical and financial data for the patient population</w:t>
      </w:r>
    </w:p>
    <w:p w14:paraId="47EC904E" w14:textId="31404E89" w:rsidR="00D14A81" w:rsidRDefault="00B2697D" w:rsidP="00380F41">
      <w:pPr>
        <w:pStyle w:val="ListParagraph"/>
        <w:numPr>
          <w:ilvl w:val="0"/>
          <w:numId w:val="36"/>
        </w:numPr>
        <w:ind w:left="630"/>
      </w:pPr>
      <w:r>
        <w:t>Finding recommendations or suspected diagnosis from the data</w:t>
      </w:r>
    </w:p>
    <w:p w14:paraId="408CFB0D" w14:textId="42251AFC" w:rsidR="00B2697D" w:rsidRDefault="00B2697D" w:rsidP="00380F41">
      <w:pPr>
        <w:pStyle w:val="ListParagraph"/>
        <w:numPr>
          <w:ilvl w:val="0"/>
          <w:numId w:val="36"/>
        </w:numPr>
        <w:ind w:left="630"/>
      </w:pPr>
      <w:r>
        <w:t>Writing back that information before the patient’s next appointment</w:t>
      </w:r>
    </w:p>
    <w:p w14:paraId="370692D2" w14:textId="0C751BFA" w:rsidR="00B2697D" w:rsidRDefault="00B2697D" w:rsidP="00380F41">
      <w:pPr>
        <w:pStyle w:val="ListParagraph"/>
        <w:numPr>
          <w:ilvl w:val="0"/>
          <w:numId w:val="36"/>
        </w:numPr>
        <w:ind w:left="630"/>
      </w:pPr>
      <w:r>
        <w:t>Receiving updates on the patient’s health and status</w:t>
      </w:r>
    </w:p>
    <w:p w14:paraId="36D67FEC" w14:textId="3A329371" w:rsidR="00B2697D" w:rsidRDefault="00B2697D" w:rsidP="00B2697D">
      <w:r>
        <w:t>Currently, the standards only cover retrieving clinical data well. The other parts of the workflow require custom or proprietary integrations per system. Expanding the certification criteria to include financial, administrative data, and CDS hooks could better support value-based care delivery.</w:t>
      </w:r>
    </w:p>
    <w:p w14:paraId="4BD5BE8C" w14:textId="0DE0862A" w:rsidR="00B2697D" w:rsidRPr="00A450C5" w:rsidRDefault="00B2697D" w:rsidP="00B2697D">
      <w:r>
        <w:t>In addition, adding ADT event notifications to TEFCA would allow organizations to pull the patients chart for updates when they receive care. Instead of setting up point-to-point integrations.</w:t>
      </w:r>
    </w:p>
    <w:p w14:paraId="53B9A7F5" w14:textId="77777777" w:rsidR="00A450C5" w:rsidRPr="008D561D" w:rsidRDefault="00A450C5" w:rsidP="00A450C5">
      <w:pPr>
        <w:rPr>
          <w:b/>
        </w:rPr>
      </w:pPr>
      <w:r w:rsidRPr="008D561D">
        <w:rPr>
          <w:b/>
        </w:rPr>
        <w:t>VB-6. What specific health information technology capabilities that could benefit APMs are not currently addressed by existing certification criteria and standards that should be included under the ONC Health IT Certification Program?</w:t>
      </w:r>
    </w:p>
    <w:p w14:paraId="63F7C59B" w14:textId="2B72352F" w:rsidR="00B2697D" w:rsidRPr="00E106CB" w:rsidRDefault="0077034F" w:rsidP="00A450C5">
      <w:r w:rsidRPr="00E106CB">
        <w:t xml:space="preserve">Some specific health information technology capabilities that could benefit APMs </w:t>
      </w:r>
      <w:r w:rsidR="00FD2F9C" w:rsidRPr="00E106CB">
        <w:t>that are not currently addressed include standardized writeback mechanisms</w:t>
      </w:r>
      <w:r w:rsidR="00201AD7" w:rsidRPr="00E106CB">
        <w:t xml:space="preserve"> (i.e. sending care gaps, diagnosis suggestions, etc.)</w:t>
      </w:r>
      <w:r w:rsidR="000C4FE1" w:rsidRPr="00E106CB">
        <w:t>, stru</w:t>
      </w:r>
      <w:r w:rsidR="007A740A" w:rsidRPr="00E106CB">
        <w:t>ctured access to financial data, and</w:t>
      </w:r>
      <w:r w:rsidR="00201AD7" w:rsidRPr="00E106CB">
        <w:t xml:space="preserve"> </w:t>
      </w:r>
      <w:r w:rsidR="00804EF7" w:rsidRPr="00E106CB">
        <w:t xml:space="preserve">dependable support for </w:t>
      </w:r>
      <w:r w:rsidR="00D520FE" w:rsidRPr="00E106CB">
        <w:t xml:space="preserve">event-driven workflows like CDS. Support for bulk data writes, </w:t>
      </w:r>
      <w:r w:rsidR="00A1330D" w:rsidRPr="00E106CB">
        <w:t>identity resolution across systems, and streamlined access to payer data are also pieces that would help to better support population</w:t>
      </w:r>
      <w:r w:rsidR="006902C6" w:rsidRPr="00E106CB">
        <w:t>-level initiatives.</w:t>
      </w:r>
    </w:p>
    <w:p w14:paraId="146D3E9E" w14:textId="7B57CA73" w:rsidR="00A450C5" w:rsidRPr="008D561D" w:rsidRDefault="00A450C5" w:rsidP="00A450C5">
      <w:pPr>
        <w:rPr>
          <w:b/>
        </w:rPr>
      </w:pPr>
      <w:r w:rsidRPr="008D561D">
        <w:rPr>
          <w:b/>
        </w:rPr>
        <w:t>VB-7. How can technology requirements for APMs, established through CEHRT or other pathways, reduce complexity while preserving necessary flexibility?</w:t>
      </w:r>
    </w:p>
    <w:p w14:paraId="585345B3" w14:textId="11C023C9" w:rsidR="00E96BB4" w:rsidRPr="00E106CB" w:rsidRDefault="00E96BB4" w:rsidP="00E96BB4">
      <w:r w:rsidRPr="00E106CB">
        <w:t xml:space="preserve">Certification requirements for APMs can reduce complexity by clearly defining modular, plug-and-play standards for common workflows while allowing flexibility in how </w:t>
      </w:r>
      <w:r w:rsidRPr="00E106CB">
        <w:lastRenderedPageBreak/>
        <w:t>organizations implement them based on their scale and tech maturity. Defining standards at the data and transaction level, rather than prescribing specific technologies, can preserve innovation while improving interoperability.</w:t>
      </w:r>
    </w:p>
    <w:p w14:paraId="2F250C11" w14:textId="3194127B" w:rsidR="00C46439" w:rsidRPr="00E106CB" w:rsidRDefault="00E96BB4" w:rsidP="00A450C5">
      <w:r w:rsidRPr="00E106CB">
        <w:t>However, making specific technologies a hard requirement without offering alternative compliance pathways can discourage participation from providers using older or less modern systems. These legacy platforms may not have the resources or vendor support to adopt new standards quickly, creating barriers to entry for otherwise willing APM participants. A more effective approach is to incentivize adoption while allowing for phased or proxy-based compliance, such as leveraging intermediaries or certified third-party services to bridge the gap.</w:t>
      </w:r>
    </w:p>
    <w:p w14:paraId="3E07FA5B" w14:textId="75D01A10" w:rsidR="00A450C5" w:rsidRPr="008D561D" w:rsidRDefault="00A450C5" w:rsidP="00A450C5">
      <w:pPr>
        <w:rPr>
          <w:b/>
        </w:rPr>
      </w:pPr>
      <w:r w:rsidRPr="008D561D">
        <w:rPr>
          <w:b/>
        </w:rPr>
        <w:t>VB-8. How can other HHS policies supplement CEHRT requirements to better optimize the use of digital health products in APMs? As an example, requirements under the Conditions of Participation for hospitals (</w:t>
      </w:r>
      <w:hyperlink r:id="rId19" w:anchor="p-482.24(d)">
        <w:r w:rsidRPr="00E106CB">
          <w:rPr>
            <w:rStyle w:val="Hyperlink"/>
            <w:b/>
            <w:color w:val="auto"/>
          </w:rPr>
          <w:t>42 CFR 482.24(d)</w:t>
        </w:r>
      </w:hyperlink>
      <w:r w:rsidRPr="008D561D">
        <w:rPr>
          <w:b/>
        </w:rPr>
        <w:t>) require hospitals to transmit electronic patient event notifications to community providers. What barriers are in place preventing APM participants from receiving the same notifications?</w:t>
      </w:r>
    </w:p>
    <w:p w14:paraId="59A76883" w14:textId="39DA80E4" w:rsidR="00624687" w:rsidRPr="00E106CB" w:rsidRDefault="00B3311C" w:rsidP="00A450C5">
      <w:r w:rsidRPr="00E106CB">
        <w:t xml:space="preserve">HHS could supplement CEHRT requirements by aligning </w:t>
      </w:r>
      <w:r w:rsidR="00A77B26" w:rsidRPr="00E106CB">
        <w:t>the</w:t>
      </w:r>
      <w:r w:rsidRPr="00E106CB">
        <w:t xml:space="preserve"> CMS Conditions of Participation (CoPs) with APM needs for example, requiring standardized event notifications (like ADT alerts) to be sent to APM participants, not just community providers. Barriers include inconsistent implementation across EHRs, lack of patient-</w:t>
      </w:r>
      <w:proofErr w:type="gramStart"/>
      <w:r w:rsidRPr="00E106CB">
        <w:t>provider</w:t>
      </w:r>
      <w:proofErr w:type="gramEnd"/>
      <w:r w:rsidRPr="00E106CB">
        <w:t xml:space="preserve"> attribution standards, and </w:t>
      </w:r>
      <w:r w:rsidR="40B50DD6">
        <w:t xml:space="preserve">an </w:t>
      </w:r>
      <w:r w:rsidRPr="00E106CB">
        <w:t>absence of a centralized trust framework for distributing alerts. Expanding TEFCA participation and enforcing support for ADT under CoPs would address many of these gaps.</w:t>
      </w:r>
    </w:p>
    <w:p w14:paraId="531C4F6C" w14:textId="77777777" w:rsidR="00A450C5" w:rsidRPr="008D561D" w:rsidRDefault="00A450C5" w:rsidP="00A450C5">
      <w:pPr>
        <w:rPr>
          <w:b/>
        </w:rPr>
      </w:pPr>
      <w:r w:rsidRPr="008D561D">
        <w:rPr>
          <w:b/>
        </w:rPr>
        <w:t xml:space="preserve">VB-9. What technology requirements should be different for APM organizations when </w:t>
      </w:r>
      <w:proofErr w:type="gramStart"/>
      <w:r w:rsidRPr="008D561D">
        <w:rPr>
          <w:b/>
        </w:rPr>
        <w:t>comparing</w:t>
      </w:r>
      <w:proofErr w:type="gramEnd"/>
      <w:r w:rsidRPr="008D561D">
        <w:rPr>
          <w:b/>
        </w:rPr>
        <w:t xml:space="preserve"> to non-APM organizations (for example, quality reporting, and interoperability)?</w:t>
      </w:r>
    </w:p>
    <w:p w14:paraId="0A6B47F2" w14:textId="3A8EEE80" w:rsidR="007A266A" w:rsidRPr="00E106CB" w:rsidRDefault="007A266A" w:rsidP="00A450C5">
      <w:r w:rsidRPr="00E106CB">
        <w:t xml:space="preserve">APM organizations operate under fundamentally different incentives than traditional fee-for-service models, so their technology requirements should be tailored to support proactive, coordinated, and outcomes-focused care. Unlike non-APM organizations, APMs need consistent access to real-time or near-real-time patient data across care settings </w:t>
      </w:r>
      <w:proofErr w:type="gramStart"/>
      <w:r w:rsidRPr="00E106CB">
        <w:t>in order to</w:t>
      </w:r>
      <w:proofErr w:type="gramEnd"/>
      <w:r w:rsidRPr="00E106CB">
        <w:t xml:space="preserve"> track patient progress, monitor risk, and intervene earlier. Interoperability standards that enable access to longitudinal patient records, including both historical and forward-looking </w:t>
      </w:r>
      <w:r w:rsidRPr="00E106CB">
        <w:t>data</w:t>
      </w:r>
      <w:r w:rsidR="00464D8F" w:rsidRPr="00E106CB">
        <w:t>,</w:t>
      </w:r>
      <w:r w:rsidRPr="00E106CB">
        <w:t xml:space="preserve"> should be emphasized. </w:t>
      </w:r>
    </w:p>
    <w:p w14:paraId="69CDE069" w14:textId="7E50CB1E" w:rsidR="00B812E0" w:rsidRPr="00E106CB" w:rsidRDefault="007A266A" w:rsidP="00A450C5">
      <w:r w:rsidRPr="00E106CB">
        <w:t xml:space="preserve">Additionally, APMs benefit from bi-directional data exchange capabilities that allow them not only to retrieve information from EHRs but also to write back </w:t>
      </w:r>
      <w:r w:rsidR="007A60A7" w:rsidRPr="00E106CB">
        <w:t xml:space="preserve">data such as </w:t>
      </w:r>
      <w:r w:rsidRPr="00E106CB">
        <w:t xml:space="preserve">care gap closures, risk scores, updated assessments, and program enrollment status. Technology </w:t>
      </w:r>
      <w:r w:rsidRPr="00E106CB">
        <w:lastRenderedPageBreak/>
        <w:t>requirements for APMs should also recognize their need to integrate diverse data types</w:t>
      </w:r>
      <w:r w:rsidR="002A5E11" w:rsidRPr="00E106CB">
        <w:t xml:space="preserve"> </w:t>
      </w:r>
      <w:r w:rsidRPr="00E106CB">
        <w:t xml:space="preserve">to create a full picture of patient health and cost drivers. </w:t>
      </w:r>
      <w:r w:rsidR="00464D8F" w:rsidRPr="00E106CB">
        <w:t>The</w:t>
      </w:r>
      <w:r w:rsidRPr="00E106CB">
        <w:t xml:space="preserve"> ability to support patient attribution and cohort management across multiple systems is vital. These enhanced requirements should be balanced with flexibility in implementation to ensure participation is feasible for both large and small organizations.</w:t>
      </w:r>
    </w:p>
    <w:p w14:paraId="001FBE53" w14:textId="34E0D2FC" w:rsidR="00A450C5" w:rsidRPr="008D561D" w:rsidRDefault="00A450C5" w:rsidP="00A450C5">
      <w:pPr>
        <w:rPr>
          <w:b/>
        </w:rPr>
      </w:pPr>
      <w:r w:rsidRPr="008D561D">
        <w:rPr>
          <w:b/>
        </w:rPr>
        <w:t>VB-10. In the Calendar Year (CY) 2024 Physician Fee Schedule final rule (</w:t>
      </w:r>
      <w:hyperlink r:id="rId20">
        <w:r w:rsidRPr="00E106CB">
          <w:rPr>
            <w:rStyle w:val="Hyperlink"/>
            <w:b/>
            <w:color w:val="auto"/>
          </w:rPr>
          <w:t>88 FR 79413</w:t>
        </w:r>
      </w:hyperlink>
      <w:r w:rsidRPr="008D561D">
        <w:rPr>
          <w:b/>
        </w:rPr>
        <w:t>), CMS established that CEHRT requirements for Advanced APMs beyond those in the “Base EHR” definition should be flexible based on what is applicable to the APM that year based on the area of clinical practice. What certification criteria should CMS identify under this flexibility for specific Advanced APMs, or for Advanced APMs in general? Are there specific flexibilities or alternatives to consider for smaller or resource-constrained (such as rural) providers in meeting CEHRT requirements without compromising quality of care or availability of performance data?</w:t>
      </w:r>
    </w:p>
    <w:p w14:paraId="459AE6CA" w14:textId="4CDB28F1" w:rsidR="0081514A" w:rsidRPr="00E106CB" w:rsidRDefault="0081514A" w:rsidP="00A450C5">
      <w:r w:rsidRPr="00E106CB">
        <w:t xml:space="preserve">CMS should prioritize certification criteria that support modular, interoperable capabilities aligned to clinical domain needs such as risk scoring, care coordination, and closed-loop referrals. </w:t>
      </w:r>
      <w:proofErr w:type="gramStart"/>
      <w:r w:rsidRPr="00E106CB">
        <w:t>Flexibilities</w:t>
      </w:r>
      <w:proofErr w:type="gramEnd"/>
      <w:r w:rsidRPr="00E106CB">
        <w:t xml:space="preserve"> could include allowing alternative certification for tools that integrate with certified EHRs and support for data intermediaries. For small or rural providers, offering cloud-based, certified shared services and grant-funded implementation support would reduce barriers without sacrificing care quality or reporting accuracy.</w:t>
      </w:r>
    </w:p>
    <w:p w14:paraId="5CD532B1" w14:textId="06E9A788" w:rsidR="00A450C5" w:rsidRDefault="00A450C5" w:rsidP="00A450C5">
      <w:pPr>
        <w:rPr>
          <w:b/>
          <w:bCs/>
        </w:rPr>
      </w:pPr>
      <w:r w:rsidRPr="00A450C5">
        <w:rPr>
          <w:b/>
          <w:bCs/>
        </w:rPr>
        <w:t>3. Technical Standards</w:t>
      </w:r>
      <w:r w:rsidR="0064369B">
        <w:rPr>
          <w:b/>
          <w:bCs/>
        </w:rPr>
        <w:t xml:space="preserve"> </w:t>
      </w:r>
    </w:p>
    <w:p w14:paraId="7A06A783" w14:textId="6A4BB68F" w:rsidR="00A450C5" w:rsidRPr="008D561D" w:rsidRDefault="00A450C5" w:rsidP="00A450C5">
      <w:pPr>
        <w:rPr>
          <w:b/>
        </w:rPr>
      </w:pPr>
      <w:r w:rsidRPr="008D561D">
        <w:rPr>
          <w:b/>
        </w:rPr>
        <w:t>VB-11. What specific interoperability challenges have you encountered in implementing value-based care programs?</w:t>
      </w:r>
    </w:p>
    <w:p w14:paraId="5D56E70E" w14:textId="47B9852C" w:rsidR="005124F4" w:rsidRPr="00E106CB" w:rsidRDefault="005124F4" w:rsidP="00A450C5">
      <w:r w:rsidRPr="00E106CB">
        <w:t>We’ve identified three major interoperability challenges in implementing value-based care programs</w:t>
      </w:r>
    </w:p>
    <w:p w14:paraId="1C01B890" w14:textId="77777777" w:rsidR="006B5971" w:rsidRPr="00E106CB" w:rsidRDefault="006B5971" w:rsidP="006B5971">
      <w:pPr>
        <w:pStyle w:val="ListParagraph"/>
        <w:numPr>
          <w:ilvl w:val="0"/>
          <w:numId w:val="11"/>
        </w:numPr>
      </w:pPr>
      <w:r w:rsidRPr="00E106CB">
        <w:t>Difficulty in accessing claims data</w:t>
      </w:r>
    </w:p>
    <w:p w14:paraId="35D86424" w14:textId="562CAAB8" w:rsidR="00A87B58" w:rsidRPr="00E106CB" w:rsidRDefault="000E2045" w:rsidP="006B5971">
      <w:pPr>
        <w:pStyle w:val="ListParagraph"/>
        <w:numPr>
          <w:ilvl w:val="0"/>
          <w:numId w:val="11"/>
        </w:numPr>
      </w:pPr>
      <w:r w:rsidRPr="00E106CB">
        <w:t>In</w:t>
      </w:r>
      <w:r w:rsidR="00102E06" w:rsidRPr="00E106CB">
        <w:t xml:space="preserve">consistency </w:t>
      </w:r>
      <w:r w:rsidRPr="00E106CB">
        <w:t xml:space="preserve">methodology </w:t>
      </w:r>
      <w:r w:rsidR="00102E06" w:rsidRPr="00E106CB">
        <w:t>in writing back actionable insights</w:t>
      </w:r>
    </w:p>
    <w:p w14:paraId="510A0DB3" w14:textId="6E097698" w:rsidR="00102E06" w:rsidRPr="00E106CB" w:rsidRDefault="00102E06" w:rsidP="006B5971">
      <w:pPr>
        <w:pStyle w:val="ListParagraph"/>
        <w:numPr>
          <w:ilvl w:val="0"/>
          <w:numId w:val="11"/>
        </w:numPr>
      </w:pPr>
      <w:r w:rsidRPr="00E106CB">
        <w:t>Difficulty retrieving unstructured notes and documents as a one-time load</w:t>
      </w:r>
    </w:p>
    <w:p w14:paraId="6C553470" w14:textId="78BFC3D0" w:rsidR="00A450C5" w:rsidRPr="008D561D" w:rsidRDefault="00A450C5" w:rsidP="00A450C5">
      <w:pPr>
        <w:rPr>
          <w:b/>
        </w:rPr>
      </w:pPr>
      <w:r w:rsidRPr="008D561D">
        <w:rPr>
          <w:b/>
        </w:rPr>
        <w:t>VB-12. What technology standardization would preserve program-specific flexibility while promoting innovation in APM technology implementation?</w:t>
      </w:r>
    </w:p>
    <w:p w14:paraId="4EBDEC06" w14:textId="5EDC1410" w:rsidR="00102E06" w:rsidRPr="00E106CB" w:rsidRDefault="00B909A5" w:rsidP="00B909A5">
      <w:r w:rsidRPr="00E106CB">
        <w:t xml:space="preserve">ELLKAY has experience working with community hospitals in rural areas. We’ve had to use proprietary methods to integrate with those systems due to the lack of availability of </w:t>
      </w:r>
      <w:r w:rsidRPr="00E106CB">
        <w:t>standards</w:t>
      </w:r>
      <w:r w:rsidR="00A700D4" w:rsidRPr="00E106CB">
        <w:t>-</w:t>
      </w:r>
      <w:r w:rsidRPr="00E106CB">
        <w:t>based</w:t>
      </w:r>
      <w:r w:rsidRPr="00E106CB">
        <w:t xml:space="preserve"> methods such as robust FHIR resources, interfaces, and 837 claims data.</w:t>
      </w:r>
    </w:p>
    <w:p w14:paraId="1BC9A39A" w14:textId="77777777" w:rsidR="00A450C5" w:rsidRPr="008D561D" w:rsidRDefault="00A450C5" w:rsidP="00A450C5">
      <w:pPr>
        <w:rPr>
          <w:b/>
        </w:rPr>
      </w:pPr>
      <w:r w:rsidRPr="008D561D">
        <w:rPr>
          <w:b/>
        </w:rPr>
        <w:t>VB-13. What improvements to existing criteria and standards would better support value-based care capabilities while reducing provider burden?</w:t>
      </w:r>
    </w:p>
    <w:p w14:paraId="40E502DC" w14:textId="1A8D5257" w:rsidR="00C64366" w:rsidRPr="00E106CB" w:rsidRDefault="00AD4E41" w:rsidP="003409CE">
      <w:pPr>
        <w:pStyle w:val="ListParagraph"/>
        <w:numPr>
          <w:ilvl w:val="0"/>
          <w:numId w:val="11"/>
        </w:numPr>
      </w:pPr>
      <w:r w:rsidRPr="00E106CB">
        <w:lastRenderedPageBreak/>
        <w:t>Mandating CDS Hooks implementation across EMRs</w:t>
      </w:r>
    </w:p>
    <w:p w14:paraId="21224BE0" w14:textId="18F53846" w:rsidR="00AD4E41" w:rsidRPr="00E106CB" w:rsidRDefault="00AD4E41" w:rsidP="003409CE">
      <w:pPr>
        <w:pStyle w:val="ListParagraph"/>
        <w:numPr>
          <w:ilvl w:val="0"/>
          <w:numId w:val="11"/>
        </w:numPr>
      </w:pPr>
      <w:r w:rsidRPr="00E106CB">
        <w:t>Mandating FHIR R4 APIs for all certified health systems</w:t>
      </w:r>
    </w:p>
    <w:p w14:paraId="4E9CFDF4" w14:textId="181E235D" w:rsidR="00AD4E41" w:rsidRPr="00E106CB" w:rsidRDefault="006E7B95" w:rsidP="003409CE">
      <w:pPr>
        <w:pStyle w:val="ListParagraph"/>
        <w:numPr>
          <w:ilvl w:val="0"/>
          <w:numId w:val="11"/>
        </w:numPr>
      </w:pPr>
      <w:r w:rsidRPr="00E106CB">
        <w:t xml:space="preserve">Align on semantic interoperability standards such as SNOMED, LOINC, ICD-10, CPT, </w:t>
      </w:r>
      <w:proofErr w:type="spellStart"/>
      <w:r w:rsidRPr="00E106CB">
        <w:t>RxNorm</w:t>
      </w:r>
      <w:proofErr w:type="spellEnd"/>
    </w:p>
    <w:p w14:paraId="2196089D" w14:textId="77777777" w:rsidR="00A450C5" w:rsidRPr="008D561D" w:rsidRDefault="00A450C5" w:rsidP="00A450C5">
      <w:pPr>
        <w:rPr>
          <w:b/>
        </w:rPr>
      </w:pPr>
      <w:r w:rsidRPr="008D561D">
        <w:rPr>
          <w:b/>
        </w:rPr>
        <w:t>VB-14. How could implementing digital identity credentials improve value-based care delivery and outcomes?</w:t>
      </w:r>
    </w:p>
    <w:p w14:paraId="2FBC872C" w14:textId="18E93DAE" w:rsidR="00561560" w:rsidRPr="00E106CB" w:rsidRDefault="00561560" w:rsidP="00A450C5">
      <w:r w:rsidRPr="00E106CB">
        <w:t xml:space="preserve">Currently, patients need to </w:t>
      </w:r>
      <w:r w:rsidR="000717B1" w:rsidRPr="00E106CB">
        <w:t>recall</w:t>
      </w:r>
      <w:r w:rsidRPr="00E106CB">
        <w:t xml:space="preserve"> the login credentials for every health IT system they’ve been to </w:t>
      </w:r>
      <w:proofErr w:type="gramStart"/>
      <w:r w:rsidRPr="00E106CB">
        <w:t>in order to</w:t>
      </w:r>
      <w:proofErr w:type="gramEnd"/>
      <w:r w:rsidRPr="00E106CB">
        <w:t xml:space="preserve"> send the</w:t>
      </w:r>
      <w:r w:rsidR="00527640" w:rsidRPr="00E106CB">
        <w:t>ir</w:t>
      </w:r>
      <w:r w:rsidRPr="00E106CB">
        <w:t xml:space="preserve"> record</w:t>
      </w:r>
      <w:r w:rsidR="000717B1" w:rsidRPr="00E106CB">
        <w:t xml:space="preserve"> to applications. </w:t>
      </w:r>
      <w:r w:rsidRPr="00E106CB">
        <w:t xml:space="preserve"> </w:t>
      </w:r>
      <w:r w:rsidR="000717B1" w:rsidRPr="00E106CB">
        <w:t xml:space="preserve">Each health IT system generally has different patient portals. Using IAL-2/AAL2 compliant technology will allow patients to aggregate their data across disparate health IT systems and send them to a </w:t>
      </w:r>
      <w:r w:rsidR="000717B1" w:rsidRPr="00E106CB">
        <w:t>value</w:t>
      </w:r>
      <w:r w:rsidR="00A700D4" w:rsidRPr="00E106CB">
        <w:t>-</w:t>
      </w:r>
      <w:r w:rsidR="000717B1" w:rsidRPr="00E106CB">
        <w:t>based</w:t>
      </w:r>
      <w:r w:rsidR="000717B1" w:rsidRPr="00E106CB">
        <w:t xml:space="preserve"> care organization.</w:t>
      </w:r>
    </w:p>
    <w:p w14:paraId="19155DBA" w14:textId="5ED46536" w:rsidR="00C64366" w:rsidRPr="008D561D" w:rsidRDefault="00561560" w:rsidP="00561560">
      <w:pPr>
        <w:rPr>
          <w:b/>
        </w:rPr>
      </w:pPr>
      <w:r w:rsidRPr="008D561D">
        <w:rPr>
          <w:b/>
        </w:rPr>
        <w:t>Implementing IAL2/AAL2</w:t>
      </w:r>
    </w:p>
    <w:p w14:paraId="13D53552" w14:textId="77777777" w:rsidR="00A450C5" w:rsidRPr="008D561D" w:rsidRDefault="00A450C5" w:rsidP="00A450C5">
      <w:pPr>
        <w:rPr>
          <w:b/>
        </w:rPr>
      </w:pPr>
      <w:r w:rsidRPr="008D561D">
        <w:rPr>
          <w:b/>
        </w:rPr>
        <w:t>VB-15. How could a nationwide provider directory of FHIR endpoints help improve access to patient data and understanding of claims data sources? What key data elements would be necessary in a nationwide FHIR endpoints directory to maximize its effectiveness?</w:t>
      </w:r>
    </w:p>
    <w:p w14:paraId="0E015731" w14:textId="1FE7980B" w:rsidR="00A450C5" w:rsidRDefault="00146D53">
      <w:r w:rsidRPr="00E106CB">
        <w:t xml:space="preserve">A nationwide provider directory of FHIR endpoints would greatly help access to patient data. </w:t>
      </w:r>
      <w:r w:rsidR="00FC1640" w:rsidRPr="00E106CB">
        <w:t xml:space="preserve">This would be a foundational piece in helping providers, payers, and digital health application developers in determining where to access certain pieces of patient data. </w:t>
      </w:r>
      <w:r w:rsidR="00020478" w:rsidRPr="00E106CB">
        <w:t xml:space="preserve">One suggestion to enhance this network would be to provide a record locator service and patient consent infrastructure. This way payers can look up what </w:t>
      </w:r>
      <w:proofErr w:type="gramStart"/>
      <w:r w:rsidR="00020478" w:rsidRPr="00E106CB">
        <w:t>locations</w:t>
      </w:r>
      <w:proofErr w:type="gramEnd"/>
      <w:r w:rsidR="00020478" w:rsidRPr="00E106CB">
        <w:t xml:space="preserve"> patients have been </w:t>
      </w:r>
      <w:r w:rsidR="00D26CA3" w:rsidRPr="00E106CB">
        <w:t>to</w:t>
      </w:r>
      <w:r w:rsidR="7E112764">
        <w:t>,</w:t>
      </w:r>
      <w:r w:rsidR="00020478" w:rsidRPr="00E106CB">
        <w:t xml:space="preserve"> and patients can consent to payers or other parties access</w:t>
      </w:r>
      <w:r w:rsidR="00D26CA3" w:rsidRPr="00E106CB">
        <w:t>ing</w:t>
      </w:r>
      <w:r w:rsidR="00020478" w:rsidRPr="00E106CB">
        <w:t xml:space="preserve"> their data.</w:t>
      </w:r>
    </w:p>
    <w:sectPr w:rsidR="00A450C5">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907DE" w14:textId="77777777" w:rsidR="00701D8C" w:rsidRDefault="00701D8C" w:rsidP="00701D8C">
      <w:pPr>
        <w:spacing w:after="0" w:line="240" w:lineRule="auto"/>
      </w:pPr>
      <w:r>
        <w:separator/>
      </w:r>
    </w:p>
  </w:endnote>
  <w:endnote w:type="continuationSeparator" w:id="0">
    <w:p w14:paraId="295E2C06" w14:textId="77777777" w:rsidR="00701D8C" w:rsidRDefault="00701D8C" w:rsidP="00701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E5AD8" w14:textId="77777777" w:rsidR="00701D8C" w:rsidRDefault="00701D8C" w:rsidP="00701D8C">
      <w:pPr>
        <w:spacing w:after="0" w:line="240" w:lineRule="auto"/>
      </w:pPr>
      <w:r>
        <w:separator/>
      </w:r>
    </w:p>
  </w:footnote>
  <w:footnote w:type="continuationSeparator" w:id="0">
    <w:p w14:paraId="0278BCF1" w14:textId="77777777" w:rsidR="00701D8C" w:rsidRDefault="00701D8C" w:rsidP="00701D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70EDF" w14:textId="4BFC2366" w:rsidR="00673D02" w:rsidRDefault="00A8447C" w:rsidP="00734BA0">
    <w:pPr>
      <w:pStyle w:val="Header"/>
      <w:jc w:val="right"/>
    </w:pPr>
    <w:r>
      <w:rPr>
        <w:noProof/>
      </w:rPr>
      <w:drawing>
        <wp:anchor distT="0" distB="0" distL="114300" distR="114300" simplePos="0" relativeHeight="251658240" behindDoc="0" locked="0" layoutInCell="1" allowOverlap="1" wp14:anchorId="60E9575A" wp14:editId="2880F3D6">
          <wp:simplePos x="0" y="0"/>
          <wp:positionH relativeFrom="column">
            <wp:posOffset>4965700</wp:posOffset>
          </wp:positionH>
          <wp:positionV relativeFrom="paragraph">
            <wp:posOffset>-50800</wp:posOffset>
          </wp:positionV>
          <wp:extent cx="1168400" cy="269132"/>
          <wp:effectExtent l="0" t="0" r="0" b="0"/>
          <wp:wrapSquare wrapText="bothSides"/>
          <wp:docPr id="1975161152" name="Picture 1" descr="A black letter with a white background&#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letter with a white background&#10;&#10;AI-generated content may be incorrect., Pictu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8400" cy="269132"/>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JGMdFRPGwjjVzY" int2:id="NWZ7QwY6">
      <int2:state int2:value="Rejected" int2:type="spell"/>
    </int2:textHash>
    <int2:textHash int2:hashCode="VXIu34oHn5EFXj" int2:id="aE14qqpl">
      <int2:state int2:value="Rejected" int2:type="spell"/>
    </int2:textHash>
    <int2:textHash int2:hashCode="IVqa4CzP0qDbIv" int2:id="jfIUYWDH">
      <int2:state int2:value="Rejected" int2:type="spell"/>
    </int2:textHash>
    <int2:textHash int2:hashCode="xIXLr8+IBwotD6" int2:id="ud9nAj2g">
      <int2:state int2:value="Rejected" int2:type="spell"/>
    </int2:textHash>
    <int2:bookmark int2:bookmarkName="_Int_coBG0P98" int2:invalidationBookmarkName="" int2:hashCode="KFKaki5OiPN8BU" int2:id="IJocoHxY">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2D4"/>
    <w:multiLevelType w:val="hybridMultilevel"/>
    <w:tmpl w:val="41C45EC4"/>
    <w:lvl w:ilvl="0" w:tplc="3744A470">
      <w:start w:val="3"/>
      <w:numFmt w:val="bullet"/>
      <w:lvlText w:val="-"/>
      <w:lvlJc w:val="left"/>
      <w:pPr>
        <w:ind w:left="720" w:hanging="360"/>
      </w:pPr>
      <w:rPr>
        <w:rFonts w:ascii="Aptos" w:hAnsi="Aptos" w:hint="default"/>
      </w:rPr>
    </w:lvl>
    <w:lvl w:ilvl="1" w:tplc="F26824F4" w:tentative="1">
      <w:start w:val="1"/>
      <w:numFmt w:val="bullet"/>
      <w:lvlText w:val="o"/>
      <w:lvlJc w:val="left"/>
      <w:pPr>
        <w:ind w:left="1440" w:hanging="360"/>
      </w:pPr>
      <w:rPr>
        <w:rFonts w:ascii="Courier New" w:hAnsi="Courier New" w:hint="default"/>
      </w:rPr>
    </w:lvl>
    <w:lvl w:ilvl="2" w:tplc="F06AB404" w:tentative="1">
      <w:start w:val="1"/>
      <w:numFmt w:val="bullet"/>
      <w:lvlText w:val=""/>
      <w:lvlJc w:val="left"/>
      <w:pPr>
        <w:ind w:left="2160" w:hanging="360"/>
      </w:pPr>
      <w:rPr>
        <w:rFonts w:ascii="Wingdings" w:hAnsi="Wingdings" w:hint="default"/>
      </w:rPr>
    </w:lvl>
    <w:lvl w:ilvl="3" w:tplc="A95CA60C" w:tentative="1">
      <w:start w:val="1"/>
      <w:numFmt w:val="bullet"/>
      <w:lvlText w:val=""/>
      <w:lvlJc w:val="left"/>
      <w:pPr>
        <w:ind w:left="2880" w:hanging="360"/>
      </w:pPr>
      <w:rPr>
        <w:rFonts w:ascii="Symbol" w:hAnsi="Symbol" w:hint="default"/>
      </w:rPr>
    </w:lvl>
    <w:lvl w:ilvl="4" w:tplc="9216CC70" w:tentative="1">
      <w:start w:val="1"/>
      <w:numFmt w:val="bullet"/>
      <w:lvlText w:val="o"/>
      <w:lvlJc w:val="left"/>
      <w:pPr>
        <w:ind w:left="3600" w:hanging="360"/>
      </w:pPr>
      <w:rPr>
        <w:rFonts w:ascii="Courier New" w:hAnsi="Courier New" w:hint="default"/>
      </w:rPr>
    </w:lvl>
    <w:lvl w:ilvl="5" w:tplc="920EA678" w:tentative="1">
      <w:start w:val="1"/>
      <w:numFmt w:val="bullet"/>
      <w:lvlText w:val=""/>
      <w:lvlJc w:val="left"/>
      <w:pPr>
        <w:ind w:left="4320" w:hanging="360"/>
      </w:pPr>
      <w:rPr>
        <w:rFonts w:ascii="Wingdings" w:hAnsi="Wingdings" w:hint="default"/>
      </w:rPr>
    </w:lvl>
    <w:lvl w:ilvl="6" w:tplc="E5B4F20C" w:tentative="1">
      <w:start w:val="1"/>
      <w:numFmt w:val="bullet"/>
      <w:lvlText w:val=""/>
      <w:lvlJc w:val="left"/>
      <w:pPr>
        <w:ind w:left="5040" w:hanging="360"/>
      </w:pPr>
      <w:rPr>
        <w:rFonts w:ascii="Symbol" w:hAnsi="Symbol" w:hint="default"/>
      </w:rPr>
    </w:lvl>
    <w:lvl w:ilvl="7" w:tplc="4DB48ACE" w:tentative="1">
      <w:start w:val="1"/>
      <w:numFmt w:val="bullet"/>
      <w:lvlText w:val="o"/>
      <w:lvlJc w:val="left"/>
      <w:pPr>
        <w:ind w:left="5760" w:hanging="360"/>
      </w:pPr>
      <w:rPr>
        <w:rFonts w:ascii="Courier New" w:hAnsi="Courier New" w:hint="default"/>
      </w:rPr>
    </w:lvl>
    <w:lvl w:ilvl="8" w:tplc="7EE205E2" w:tentative="1">
      <w:start w:val="1"/>
      <w:numFmt w:val="bullet"/>
      <w:lvlText w:val=""/>
      <w:lvlJc w:val="left"/>
      <w:pPr>
        <w:ind w:left="6480" w:hanging="360"/>
      </w:pPr>
      <w:rPr>
        <w:rFonts w:ascii="Wingdings" w:hAnsi="Wingdings" w:hint="default"/>
      </w:rPr>
    </w:lvl>
  </w:abstractNum>
  <w:abstractNum w:abstractNumId="1" w15:restartNumberingAfterBreak="0">
    <w:nsid w:val="01B83292"/>
    <w:multiLevelType w:val="hybridMultilevel"/>
    <w:tmpl w:val="2326C32E"/>
    <w:lvl w:ilvl="0" w:tplc="6F0EDBA8">
      <w:start w:val="1"/>
      <w:numFmt w:val="bullet"/>
      <w:lvlText w:val=""/>
      <w:lvlJc w:val="left"/>
      <w:pPr>
        <w:ind w:left="720" w:hanging="360"/>
      </w:pPr>
      <w:rPr>
        <w:rFonts w:ascii="Symbol" w:hAnsi="Symbol" w:hint="default"/>
      </w:rPr>
    </w:lvl>
    <w:lvl w:ilvl="1" w:tplc="531CB660">
      <w:start w:val="1"/>
      <w:numFmt w:val="bullet"/>
      <w:lvlText w:val="o"/>
      <w:lvlJc w:val="left"/>
      <w:pPr>
        <w:ind w:left="1440" w:hanging="360"/>
      </w:pPr>
      <w:rPr>
        <w:rFonts w:ascii="Courier New" w:hAnsi="Courier New" w:hint="default"/>
      </w:rPr>
    </w:lvl>
    <w:lvl w:ilvl="2" w:tplc="09C04BEA">
      <w:start w:val="1"/>
      <w:numFmt w:val="bullet"/>
      <w:lvlText w:val=""/>
      <w:lvlJc w:val="left"/>
      <w:pPr>
        <w:ind w:left="2160" w:hanging="360"/>
      </w:pPr>
      <w:rPr>
        <w:rFonts w:ascii="Wingdings" w:hAnsi="Wingdings" w:hint="default"/>
      </w:rPr>
    </w:lvl>
    <w:lvl w:ilvl="3" w:tplc="D814212C">
      <w:start w:val="1"/>
      <w:numFmt w:val="bullet"/>
      <w:lvlText w:val=""/>
      <w:lvlJc w:val="left"/>
      <w:pPr>
        <w:ind w:left="2880" w:hanging="360"/>
      </w:pPr>
      <w:rPr>
        <w:rFonts w:ascii="Symbol" w:hAnsi="Symbol" w:hint="default"/>
      </w:rPr>
    </w:lvl>
    <w:lvl w:ilvl="4" w:tplc="DD7C75A0">
      <w:start w:val="1"/>
      <w:numFmt w:val="bullet"/>
      <w:lvlText w:val="o"/>
      <w:lvlJc w:val="left"/>
      <w:pPr>
        <w:ind w:left="3600" w:hanging="360"/>
      </w:pPr>
      <w:rPr>
        <w:rFonts w:ascii="Courier New" w:hAnsi="Courier New" w:hint="default"/>
      </w:rPr>
    </w:lvl>
    <w:lvl w:ilvl="5" w:tplc="E700AA0C">
      <w:start w:val="1"/>
      <w:numFmt w:val="bullet"/>
      <w:lvlText w:val=""/>
      <w:lvlJc w:val="left"/>
      <w:pPr>
        <w:ind w:left="4320" w:hanging="360"/>
      </w:pPr>
      <w:rPr>
        <w:rFonts w:ascii="Wingdings" w:hAnsi="Wingdings" w:hint="default"/>
      </w:rPr>
    </w:lvl>
    <w:lvl w:ilvl="6" w:tplc="11AA2BDC">
      <w:start w:val="1"/>
      <w:numFmt w:val="bullet"/>
      <w:lvlText w:val=""/>
      <w:lvlJc w:val="left"/>
      <w:pPr>
        <w:ind w:left="5040" w:hanging="360"/>
      </w:pPr>
      <w:rPr>
        <w:rFonts w:ascii="Symbol" w:hAnsi="Symbol" w:hint="default"/>
      </w:rPr>
    </w:lvl>
    <w:lvl w:ilvl="7" w:tplc="F7365748">
      <w:start w:val="1"/>
      <w:numFmt w:val="bullet"/>
      <w:lvlText w:val="o"/>
      <w:lvlJc w:val="left"/>
      <w:pPr>
        <w:ind w:left="5760" w:hanging="360"/>
      </w:pPr>
      <w:rPr>
        <w:rFonts w:ascii="Courier New" w:hAnsi="Courier New" w:hint="default"/>
      </w:rPr>
    </w:lvl>
    <w:lvl w:ilvl="8" w:tplc="F8E873FA">
      <w:start w:val="1"/>
      <w:numFmt w:val="bullet"/>
      <w:lvlText w:val=""/>
      <w:lvlJc w:val="left"/>
      <w:pPr>
        <w:ind w:left="6480" w:hanging="360"/>
      </w:pPr>
      <w:rPr>
        <w:rFonts w:ascii="Wingdings" w:hAnsi="Wingdings" w:hint="default"/>
      </w:rPr>
    </w:lvl>
  </w:abstractNum>
  <w:abstractNum w:abstractNumId="2" w15:restartNumberingAfterBreak="0">
    <w:nsid w:val="022730D5"/>
    <w:multiLevelType w:val="hybridMultilevel"/>
    <w:tmpl w:val="B13E14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45E030"/>
    <w:multiLevelType w:val="hybridMultilevel"/>
    <w:tmpl w:val="64D2374C"/>
    <w:lvl w:ilvl="0" w:tplc="DF8ECC8C">
      <w:start w:val="1"/>
      <w:numFmt w:val="bullet"/>
      <w:lvlText w:val=""/>
      <w:lvlJc w:val="left"/>
      <w:pPr>
        <w:ind w:left="720" w:hanging="360"/>
      </w:pPr>
      <w:rPr>
        <w:rFonts w:ascii="Symbol" w:hAnsi="Symbol" w:hint="default"/>
      </w:rPr>
    </w:lvl>
    <w:lvl w:ilvl="1" w:tplc="9962B2A8">
      <w:start w:val="1"/>
      <w:numFmt w:val="bullet"/>
      <w:lvlText w:val="o"/>
      <w:lvlJc w:val="left"/>
      <w:pPr>
        <w:ind w:left="1440" w:hanging="360"/>
      </w:pPr>
      <w:rPr>
        <w:rFonts w:ascii="Courier New" w:hAnsi="Courier New" w:hint="default"/>
      </w:rPr>
    </w:lvl>
    <w:lvl w:ilvl="2" w:tplc="79E83938">
      <w:start w:val="1"/>
      <w:numFmt w:val="bullet"/>
      <w:lvlText w:val=""/>
      <w:lvlJc w:val="left"/>
      <w:pPr>
        <w:ind w:left="2160" w:hanging="360"/>
      </w:pPr>
      <w:rPr>
        <w:rFonts w:ascii="Wingdings" w:hAnsi="Wingdings" w:hint="default"/>
      </w:rPr>
    </w:lvl>
    <w:lvl w:ilvl="3" w:tplc="6F9880DE">
      <w:start w:val="1"/>
      <w:numFmt w:val="bullet"/>
      <w:lvlText w:val=""/>
      <w:lvlJc w:val="left"/>
      <w:pPr>
        <w:ind w:left="2880" w:hanging="360"/>
      </w:pPr>
      <w:rPr>
        <w:rFonts w:ascii="Symbol" w:hAnsi="Symbol" w:hint="default"/>
      </w:rPr>
    </w:lvl>
    <w:lvl w:ilvl="4" w:tplc="5E7AEA30">
      <w:start w:val="1"/>
      <w:numFmt w:val="bullet"/>
      <w:lvlText w:val="o"/>
      <w:lvlJc w:val="left"/>
      <w:pPr>
        <w:ind w:left="3600" w:hanging="360"/>
      </w:pPr>
      <w:rPr>
        <w:rFonts w:ascii="Courier New" w:hAnsi="Courier New" w:hint="default"/>
      </w:rPr>
    </w:lvl>
    <w:lvl w:ilvl="5" w:tplc="ECF6272C">
      <w:start w:val="1"/>
      <w:numFmt w:val="bullet"/>
      <w:lvlText w:val=""/>
      <w:lvlJc w:val="left"/>
      <w:pPr>
        <w:ind w:left="4320" w:hanging="360"/>
      </w:pPr>
      <w:rPr>
        <w:rFonts w:ascii="Wingdings" w:hAnsi="Wingdings" w:hint="default"/>
      </w:rPr>
    </w:lvl>
    <w:lvl w:ilvl="6" w:tplc="2E8E648C">
      <w:start w:val="1"/>
      <w:numFmt w:val="bullet"/>
      <w:lvlText w:val=""/>
      <w:lvlJc w:val="left"/>
      <w:pPr>
        <w:ind w:left="5040" w:hanging="360"/>
      </w:pPr>
      <w:rPr>
        <w:rFonts w:ascii="Symbol" w:hAnsi="Symbol" w:hint="default"/>
      </w:rPr>
    </w:lvl>
    <w:lvl w:ilvl="7" w:tplc="AF4812B0">
      <w:start w:val="1"/>
      <w:numFmt w:val="bullet"/>
      <w:lvlText w:val="o"/>
      <w:lvlJc w:val="left"/>
      <w:pPr>
        <w:ind w:left="5760" w:hanging="360"/>
      </w:pPr>
      <w:rPr>
        <w:rFonts w:ascii="Courier New" w:hAnsi="Courier New" w:hint="default"/>
      </w:rPr>
    </w:lvl>
    <w:lvl w:ilvl="8" w:tplc="48AA2D58">
      <w:start w:val="1"/>
      <w:numFmt w:val="bullet"/>
      <w:lvlText w:val=""/>
      <w:lvlJc w:val="left"/>
      <w:pPr>
        <w:ind w:left="6480" w:hanging="360"/>
      </w:pPr>
      <w:rPr>
        <w:rFonts w:ascii="Wingdings" w:hAnsi="Wingdings" w:hint="default"/>
      </w:rPr>
    </w:lvl>
  </w:abstractNum>
  <w:abstractNum w:abstractNumId="4" w15:restartNumberingAfterBreak="0">
    <w:nsid w:val="02EA75ED"/>
    <w:multiLevelType w:val="hybridMultilevel"/>
    <w:tmpl w:val="232CD7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4FE9F6"/>
    <w:multiLevelType w:val="hybridMultilevel"/>
    <w:tmpl w:val="8458BF9A"/>
    <w:lvl w:ilvl="0" w:tplc="EFDC5D0E">
      <w:start w:val="1"/>
      <w:numFmt w:val="bullet"/>
      <w:lvlText w:val="-"/>
      <w:lvlJc w:val="left"/>
      <w:pPr>
        <w:ind w:left="720" w:hanging="360"/>
      </w:pPr>
      <w:rPr>
        <w:rFonts w:ascii="Aptos" w:hAnsi="Aptos" w:hint="default"/>
      </w:rPr>
    </w:lvl>
    <w:lvl w:ilvl="1" w:tplc="6B147FA2">
      <w:start w:val="1"/>
      <w:numFmt w:val="bullet"/>
      <w:lvlText w:val="o"/>
      <w:lvlJc w:val="left"/>
      <w:pPr>
        <w:ind w:left="1440" w:hanging="360"/>
      </w:pPr>
      <w:rPr>
        <w:rFonts w:ascii="Courier New" w:hAnsi="Courier New" w:hint="default"/>
      </w:rPr>
    </w:lvl>
    <w:lvl w:ilvl="2" w:tplc="0A8C19DE">
      <w:start w:val="1"/>
      <w:numFmt w:val="bullet"/>
      <w:lvlText w:val=""/>
      <w:lvlJc w:val="left"/>
      <w:pPr>
        <w:ind w:left="2160" w:hanging="360"/>
      </w:pPr>
      <w:rPr>
        <w:rFonts w:ascii="Wingdings" w:hAnsi="Wingdings" w:hint="default"/>
      </w:rPr>
    </w:lvl>
    <w:lvl w:ilvl="3" w:tplc="A5D0BAD6">
      <w:start w:val="1"/>
      <w:numFmt w:val="bullet"/>
      <w:lvlText w:val=""/>
      <w:lvlJc w:val="left"/>
      <w:pPr>
        <w:ind w:left="2880" w:hanging="360"/>
      </w:pPr>
      <w:rPr>
        <w:rFonts w:ascii="Symbol" w:hAnsi="Symbol" w:hint="default"/>
      </w:rPr>
    </w:lvl>
    <w:lvl w:ilvl="4" w:tplc="516AB5AA">
      <w:start w:val="1"/>
      <w:numFmt w:val="bullet"/>
      <w:lvlText w:val="o"/>
      <w:lvlJc w:val="left"/>
      <w:pPr>
        <w:ind w:left="3600" w:hanging="360"/>
      </w:pPr>
      <w:rPr>
        <w:rFonts w:ascii="Courier New" w:hAnsi="Courier New" w:hint="default"/>
      </w:rPr>
    </w:lvl>
    <w:lvl w:ilvl="5" w:tplc="DE0E6336">
      <w:start w:val="1"/>
      <w:numFmt w:val="bullet"/>
      <w:lvlText w:val=""/>
      <w:lvlJc w:val="left"/>
      <w:pPr>
        <w:ind w:left="4320" w:hanging="360"/>
      </w:pPr>
      <w:rPr>
        <w:rFonts w:ascii="Wingdings" w:hAnsi="Wingdings" w:hint="default"/>
      </w:rPr>
    </w:lvl>
    <w:lvl w:ilvl="6" w:tplc="89DA18B2">
      <w:start w:val="1"/>
      <w:numFmt w:val="bullet"/>
      <w:lvlText w:val=""/>
      <w:lvlJc w:val="left"/>
      <w:pPr>
        <w:ind w:left="5040" w:hanging="360"/>
      </w:pPr>
      <w:rPr>
        <w:rFonts w:ascii="Symbol" w:hAnsi="Symbol" w:hint="default"/>
      </w:rPr>
    </w:lvl>
    <w:lvl w:ilvl="7" w:tplc="AAA06F64">
      <w:start w:val="1"/>
      <w:numFmt w:val="bullet"/>
      <w:lvlText w:val="o"/>
      <w:lvlJc w:val="left"/>
      <w:pPr>
        <w:ind w:left="5760" w:hanging="360"/>
      </w:pPr>
      <w:rPr>
        <w:rFonts w:ascii="Courier New" w:hAnsi="Courier New" w:hint="default"/>
      </w:rPr>
    </w:lvl>
    <w:lvl w:ilvl="8" w:tplc="E75E8CB0">
      <w:start w:val="1"/>
      <w:numFmt w:val="bullet"/>
      <w:lvlText w:val=""/>
      <w:lvlJc w:val="left"/>
      <w:pPr>
        <w:ind w:left="6480" w:hanging="360"/>
      </w:pPr>
      <w:rPr>
        <w:rFonts w:ascii="Wingdings" w:hAnsi="Wingdings" w:hint="default"/>
      </w:rPr>
    </w:lvl>
  </w:abstractNum>
  <w:abstractNum w:abstractNumId="6" w15:restartNumberingAfterBreak="0">
    <w:nsid w:val="0BD06662"/>
    <w:multiLevelType w:val="hybridMultilevel"/>
    <w:tmpl w:val="F2B24126"/>
    <w:lvl w:ilvl="0" w:tplc="9528C93E">
      <w:start w:val="1"/>
      <w:numFmt w:val="bullet"/>
      <w:lvlText w:val=""/>
      <w:lvlJc w:val="left"/>
      <w:pPr>
        <w:ind w:left="720" w:hanging="360"/>
      </w:pPr>
      <w:rPr>
        <w:rFonts w:ascii="Symbol" w:hAnsi="Symbol" w:hint="default"/>
      </w:rPr>
    </w:lvl>
    <w:lvl w:ilvl="1" w:tplc="FC90C278" w:tentative="1">
      <w:start w:val="1"/>
      <w:numFmt w:val="bullet"/>
      <w:lvlText w:val="o"/>
      <w:lvlJc w:val="left"/>
      <w:pPr>
        <w:ind w:left="1440" w:hanging="360"/>
      </w:pPr>
      <w:rPr>
        <w:rFonts w:ascii="Courier New" w:hAnsi="Courier New" w:hint="default"/>
      </w:rPr>
    </w:lvl>
    <w:lvl w:ilvl="2" w:tplc="F8BE1E7A" w:tentative="1">
      <w:start w:val="1"/>
      <w:numFmt w:val="bullet"/>
      <w:lvlText w:val=""/>
      <w:lvlJc w:val="left"/>
      <w:pPr>
        <w:ind w:left="2160" w:hanging="360"/>
      </w:pPr>
      <w:rPr>
        <w:rFonts w:ascii="Wingdings" w:hAnsi="Wingdings" w:hint="default"/>
      </w:rPr>
    </w:lvl>
    <w:lvl w:ilvl="3" w:tplc="A814A5E8" w:tentative="1">
      <w:start w:val="1"/>
      <w:numFmt w:val="bullet"/>
      <w:lvlText w:val=""/>
      <w:lvlJc w:val="left"/>
      <w:pPr>
        <w:ind w:left="2880" w:hanging="360"/>
      </w:pPr>
      <w:rPr>
        <w:rFonts w:ascii="Symbol" w:hAnsi="Symbol" w:hint="default"/>
      </w:rPr>
    </w:lvl>
    <w:lvl w:ilvl="4" w:tplc="69520D56" w:tentative="1">
      <w:start w:val="1"/>
      <w:numFmt w:val="bullet"/>
      <w:lvlText w:val="o"/>
      <w:lvlJc w:val="left"/>
      <w:pPr>
        <w:ind w:left="3600" w:hanging="360"/>
      </w:pPr>
      <w:rPr>
        <w:rFonts w:ascii="Courier New" w:hAnsi="Courier New" w:hint="default"/>
      </w:rPr>
    </w:lvl>
    <w:lvl w:ilvl="5" w:tplc="F64C8572" w:tentative="1">
      <w:start w:val="1"/>
      <w:numFmt w:val="bullet"/>
      <w:lvlText w:val=""/>
      <w:lvlJc w:val="left"/>
      <w:pPr>
        <w:ind w:left="4320" w:hanging="360"/>
      </w:pPr>
      <w:rPr>
        <w:rFonts w:ascii="Wingdings" w:hAnsi="Wingdings" w:hint="default"/>
      </w:rPr>
    </w:lvl>
    <w:lvl w:ilvl="6" w:tplc="07746296" w:tentative="1">
      <w:start w:val="1"/>
      <w:numFmt w:val="bullet"/>
      <w:lvlText w:val=""/>
      <w:lvlJc w:val="left"/>
      <w:pPr>
        <w:ind w:left="5040" w:hanging="360"/>
      </w:pPr>
      <w:rPr>
        <w:rFonts w:ascii="Symbol" w:hAnsi="Symbol" w:hint="default"/>
      </w:rPr>
    </w:lvl>
    <w:lvl w:ilvl="7" w:tplc="AB8EF7B6" w:tentative="1">
      <w:start w:val="1"/>
      <w:numFmt w:val="bullet"/>
      <w:lvlText w:val="o"/>
      <w:lvlJc w:val="left"/>
      <w:pPr>
        <w:ind w:left="5760" w:hanging="360"/>
      </w:pPr>
      <w:rPr>
        <w:rFonts w:ascii="Courier New" w:hAnsi="Courier New" w:hint="default"/>
      </w:rPr>
    </w:lvl>
    <w:lvl w:ilvl="8" w:tplc="A950FFB4" w:tentative="1">
      <w:start w:val="1"/>
      <w:numFmt w:val="bullet"/>
      <w:lvlText w:val=""/>
      <w:lvlJc w:val="left"/>
      <w:pPr>
        <w:ind w:left="6480" w:hanging="360"/>
      </w:pPr>
      <w:rPr>
        <w:rFonts w:ascii="Wingdings" w:hAnsi="Wingdings" w:hint="default"/>
      </w:rPr>
    </w:lvl>
  </w:abstractNum>
  <w:abstractNum w:abstractNumId="7" w15:restartNumberingAfterBreak="0">
    <w:nsid w:val="0F53B424"/>
    <w:multiLevelType w:val="hybridMultilevel"/>
    <w:tmpl w:val="81EC97DA"/>
    <w:lvl w:ilvl="0" w:tplc="1E7610B4">
      <w:start w:val="1"/>
      <w:numFmt w:val="bullet"/>
      <w:lvlText w:val=""/>
      <w:lvlJc w:val="left"/>
      <w:pPr>
        <w:ind w:left="720" w:hanging="360"/>
      </w:pPr>
      <w:rPr>
        <w:rFonts w:ascii="Symbol" w:hAnsi="Symbol" w:hint="default"/>
      </w:rPr>
    </w:lvl>
    <w:lvl w:ilvl="1" w:tplc="0BFE8FF8">
      <w:start w:val="1"/>
      <w:numFmt w:val="bullet"/>
      <w:lvlText w:val="o"/>
      <w:lvlJc w:val="left"/>
      <w:pPr>
        <w:ind w:left="1440" w:hanging="360"/>
      </w:pPr>
      <w:rPr>
        <w:rFonts w:ascii="Courier New" w:hAnsi="Courier New" w:hint="default"/>
      </w:rPr>
    </w:lvl>
    <w:lvl w:ilvl="2" w:tplc="BA2A6924">
      <w:start w:val="1"/>
      <w:numFmt w:val="bullet"/>
      <w:lvlText w:val=""/>
      <w:lvlJc w:val="left"/>
      <w:pPr>
        <w:ind w:left="2160" w:hanging="360"/>
      </w:pPr>
      <w:rPr>
        <w:rFonts w:ascii="Wingdings" w:hAnsi="Wingdings" w:hint="default"/>
      </w:rPr>
    </w:lvl>
    <w:lvl w:ilvl="3" w:tplc="FEB03480">
      <w:start w:val="1"/>
      <w:numFmt w:val="bullet"/>
      <w:lvlText w:val=""/>
      <w:lvlJc w:val="left"/>
      <w:pPr>
        <w:ind w:left="2880" w:hanging="360"/>
      </w:pPr>
      <w:rPr>
        <w:rFonts w:ascii="Symbol" w:hAnsi="Symbol" w:hint="default"/>
      </w:rPr>
    </w:lvl>
    <w:lvl w:ilvl="4" w:tplc="69ECE28E">
      <w:start w:val="1"/>
      <w:numFmt w:val="bullet"/>
      <w:lvlText w:val="o"/>
      <w:lvlJc w:val="left"/>
      <w:pPr>
        <w:ind w:left="3600" w:hanging="360"/>
      </w:pPr>
      <w:rPr>
        <w:rFonts w:ascii="Courier New" w:hAnsi="Courier New" w:hint="default"/>
      </w:rPr>
    </w:lvl>
    <w:lvl w:ilvl="5" w:tplc="FBBE380A">
      <w:start w:val="1"/>
      <w:numFmt w:val="bullet"/>
      <w:lvlText w:val=""/>
      <w:lvlJc w:val="left"/>
      <w:pPr>
        <w:ind w:left="4320" w:hanging="360"/>
      </w:pPr>
      <w:rPr>
        <w:rFonts w:ascii="Wingdings" w:hAnsi="Wingdings" w:hint="default"/>
      </w:rPr>
    </w:lvl>
    <w:lvl w:ilvl="6" w:tplc="358217CA">
      <w:start w:val="1"/>
      <w:numFmt w:val="bullet"/>
      <w:lvlText w:val=""/>
      <w:lvlJc w:val="left"/>
      <w:pPr>
        <w:ind w:left="5040" w:hanging="360"/>
      </w:pPr>
      <w:rPr>
        <w:rFonts w:ascii="Symbol" w:hAnsi="Symbol" w:hint="default"/>
      </w:rPr>
    </w:lvl>
    <w:lvl w:ilvl="7" w:tplc="FB2664CE">
      <w:start w:val="1"/>
      <w:numFmt w:val="bullet"/>
      <w:lvlText w:val="o"/>
      <w:lvlJc w:val="left"/>
      <w:pPr>
        <w:ind w:left="5760" w:hanging="360"/>
      </w:pPr>
      <w:rPr>
        <w:rFonts w:ascii="Courier New" w:hAnsi="Courier New" w:hint="default"/>
      </w:rPr>
    </w:lvl>
    <w:lvl w:ilvl="8" w:tplc="C9EE64B2">
      <w:start w:val="1"/>
      <w:numFmt w:val="bullet"/>
      <w:lvlText w:val=""/>
      <w:lvlJc w:val="left"/>
      <w:pPr>
        <w:ind w:left="6480" w:hanging="360"/>
      </w:pPr>
      <w:rPr>
        <w:rFonts w:ascii="Wingdings" w:hAnsi="Wingdings" w:hint="default"/>
      </w:rPr>
    </w:lvl>
  </w:abstractNum>
  <w:abstractNum w:abstractNumId="8" w15:restartNumberingAfterBreak="0">
    <w:nsid w:val="15191EBB"/>
    <w:multiLevelType w:val="hybridMultilevel"/>
    <w:tmpl w:val="065444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696810"/>
    <w:multiLevelType w:val="hybridMultilevel"/>
    <w:tmpl w:val="D86C3962"/>
    <w:lvl w:ilvl="0" w:tplc="DE642BEC">
      <w:start w:val="1"/>
      <w:numFmt w:val="bullet"/>
      <w:lvlText w:val=""/>
      <w:lvlJc w:val="left"/>
      <w:pPr>
        <w:ind w:left="720" w:hanging="360"/>
      </w:pPr>
      <w:rPr>
        <w:rFonts w:ascii="Symbol" w:hAnsi="Symbol" w:hint="default"/>
      </w:rPr>
    </w:lvl>
    <w:lvl w:ilvl="1" w:tplc="507E4D02" w:tentative="1">
      <w:start w:val="1"/>
      <w:numFmt w:val="bullet"/>
      <w:lvlText w:val="o"/>
      <w:lvlJc w:val="left"/>
      <w:pPr>
        <w:ind w:left="1440" w:hanging="360"/>
      </w:pPr>
      <w:rPr>
        <w:rFonts w:ascii="Courier New" w:hAnsi="Courier New" w:hint="default"/>
      </w:rPr>
    </w:lvl>
    <w:lvl w:ilvl="2" w:tplc="ADA2B2E8" w:tentative="1">
      <w:start w:val="1"/>
      <w:numFmt w:val="bullet"/>
      <w:lvlText w:val=""/>
      <w:lvlJc w:val="left"/>
      <w:pPr>
        <w:ind w:left="2160" w:hanging="360"/>
      </w:pPr>
      <w:rPr>
        <w:rFonts w:ascii="Wingdings" w:hAnsi="Wingdings" w:hint="default"/>
      </w:rPr>
    </w:lvl>
    <w:lvl w:ilvl="3" w:tplc="E1E0F4A6" w:tentative="1">
      <w:start w:val="1"/>
      <w:numFmt w:val="bullet"/>
      <w:lvlText w:val=""/>
      <w:lvlJc w:val="left"/>
      <w:pPr>
        <w:ind w:left="2880" w:hanging="360"/>
      </w:pPr>
      <w:rPr>
        <w:rFonts w:ascii="Symbol" w:hAnsi="Symbol" w:hint="default"/>
      </w:rPr>
    </w:lvl>
    <w:lvl w:ilvl="4" w:tplc="0972D32E" w:tentative="1">
      <w:start w:val="1"/>
      <w:numFmt w:val="bullet"/>
      <w:lvlText w:val="o"/>
      <w:lvlJc w:val="left"/>
      <w:pPr>
        <w:ind w:left="3600" w:hanging="360"/>
      </w:pPr>
      <w:rPr>
        <w:rFonts w:ascii="Courier New" w:hAnsi="Courier New" w:hint="default"/>
      </w:rPr>
    </w:lvl>
    <w:lvl w:ilvl="5" w:tplc="1F50C9E4" w:tentative="1">
      <w:start w:val="1"/>
      <w:numFmt w:val="bullet"/>
      <w:lvlText w:val=""/>
      <w:lvlJc w:val="left"/>
      <w:pPr>
        <w:ind w:left="4320" w:hanging="360"/>
      </w:pPr>
      <w:rPr>
        <w:rFonts w:ascii="Wingdings" w:hAnsi="Wingdings" w:hint="default"/>
      </w:rPr>
    </w:lvl>
    <w:lvl w:ilvl="6" w:tplc="BD90DEC8" w:tentative="1">
      <w:start w:val="1"/>
      <w:numFmt w:val="bullet"/>
      <w:lvlText w:val=""/>
      <w:lvlJc w:val="left"/>
      <w:pPr>
        <w:ind w:left="5040" w:hanging="360"/>
      </w:pPr>
      <w:rPr>
        <w:rFonts w:ascii="Symbol" w:hAnsi="Symbol" w:hint="default"/>
      </w:rPr>
    </w:lvl>
    <w:lvl w:ilvl="7" w:tplc="4E347F70" w:tentative="1">
      <w:start w:val="1"/>
      <w:numFmt w:val="bullet"/>
      <w:lvlText w:val="o"/>
      <w:lvlJc w:val="left"/>
      <w:pPr>
        <w:ind w:left="5760" w:hanging="360"/>
      </w:pPr>
      <w:rPr>
        <w:rFonts w:ascii="Courier New" w:hAnsi="Courier New" w:hint="default"/>
      </w:rPr>
    </w:lvl>
    <w:lvl w:ilvl="8" w:tplc="59E61F42" w:tentative="1">
      <w:start w:val="1"/>
      <w:numFmt w:val="bullet"/>
      <w:lvlText w:val=""/>
      <w:lvlJc w:val="left"/>
      <w:pPr>
        <w:ind w:left="6480" w:hanging="360"/>
      </w:pPr>
      <w:rPr>
        <w:rFonts w:ascii="Wingdings" w:hAnsi="Wingdings" w:hint="default"/>
      </w:rPr>
    </w:lvl>
  </w:abstractNum>
  <w:abstractNum w:abstractNumId="10" w15:restartNumberingAfterBreak="0">
    <w:nsid w:val="22F1A6CF"/>
    <w:multiLevelType w:val="hybridMultilevel"/>
    <w:tmpl w:val="CD8C126C"/>
    <w:lvl w:ilvl="0" w:tplc="29D2B136">
      <w:start w:val="1"/>
      <w:numFmt w:val="bullet"/>
      <w:lvlText w:val=""/>
      <w:lvlJc w:val="left"/>
      <w:pPr>
        <w:ind w:left="720" w:hanging="360"/>
      </w:pPr>
      <w:rPr>
        <w:rFonts w:ascii="Symbol" w:hAnsi="Symbol" w:hint="default"/>
      </w:rPr>
    </w:lvl>
    <w:lvl w:ilvl="1" w:tplc="189C8ABE">
      <w:start w:val="1"/>
      <w:numFmt w:val="bullet"/>
      <w:lvlText w:val="o"/>
      <w:lvlJc w:val="left"/>
      <w:pPr>
        <w:ind w:left="1440" w:hanging="360"/>
      </w:pPr>
      <w:rPr>
        <w:rFonts w:ascii="Courier New" w:hAnsi="Courier New" w:hint="default"/>
      </w:rPr>
    </w:lvl>
    <w:lvl w:ilvl="2" w:tplc="1070E79A">
      <w:start w:val="1"/>
      <w:numFmt w:val="bullet"/>
      <w:lvlText w:val=""/>
      <w:lvlJc w:val="left"/>
      <w:pPr>
        <w:ind w:left="2160" w:hanging="360"/>
      </w:pPr>
      <w:rPr>
        <w:rFonts w:ascii="Wingdings" w:hAnsi="Wingdings" w:hint="default"/>
      </w:rPr>
    </w:lvl>
    <w:lvl w:ilvl="3" w:tplc="AEEAB582">
      <w:start w:val="1"/>
      <w:numFmt w:val="bullet"/>
      <w:lvlText w:val=""/>
      <w:lvlJc w:val="left"/>
      <w:pPr>
        <w:ind w:left="2880" w:hanging="360"/>
      </w:pPr>
      <w:rPr>
        <w:rFonts w:ascii="Symbol" w:hAnsi="Symbol" w:hint="default"/>
      </w:rPr>
    </w:lvl>
    <w:lvl w:ilvl="4" w:tplc="D58C1220">
      <w:start w:val="1"/>
      <w:numFmt w:val="bullet"/>
      <w:lvlText w:val="o"/>
      <w:lvlJc w:val="left"/>
      <w:pPr>
        <w:ind w:left="3600" w:hanging="360"/>
      </w:pPr>
      <w:rPr>
        <w:rFonts w:ascii="Courier New" w:hAnsi="Courier New" w:hint="default"/>
      </w:rPr>
    </w:lvl>
    <w:lvl w:ilvl="5" w:tplc="AF56EE3A">
      <w:start w:val="1"/>
      <w:numFmt w:val="bullet"/>
      <w:lvlText w:val=""/>
      <w:lvlJc w:val="left"/>
      <w:pPr>
        <w:ind w:left="4320" w:hanging="360"/>
      </w:pPr>
      <w:rPr>
        <w:rFonts w:ascii="Wingdings" w:hAnsi="Wingdings" w:hint="default"/>
      </w:rPr>
    </w:lvl>
    <w:lvl w:ilvl="6" w:tplc="D39E111E">
      <w:start w:val="1"/>
      <w:numFmt w:val="bullet"/>
      <w:lvlText w:val=""/>
      <w:lvlJc w:val="left"/>
      <w:pPr>
        <w:ind w:left="5040" w:hanging="360"/>
      </w:pPr>
      <w:rPr>
        <w:rFonts w:ascii="Symbol" w:hAnsi="Symbol" w:hint="default"/>
      </w:rPr>
    </w:lvl>
    <w:lvl w:ilvl="7" w:tplc="303CEEE4">
      <w:start w:val="1"/>
      <w:numFmt w:val="bullet"/>
      <w:lvlText w:val="o"/>
      <w:lvlJc w:val="left"/>
      <w:pPr>
        <w:ind w:left="5760" w:hanging="360"/>
      </w:pPr>
      <w:rPr>
        <w:rFonts w:ascii="Courier New" w:hAnsi="Courier New" w:hint="default"/>
      </w:rPr>
    </w:lvl>
    <w:lvl w:ilvl="8" w:tplc="31BE8E9A">
      <w:start w:val="1"/>
      <w:numFmt w:val="bullet"/>
      <w:lvlText w:val=""/>
      <w:lvlJc w:val="left"/>
      <w:pPr>
        <w:ind w:left="6480" w:hanging="360"/>
      </w:pPr>
      <w:rPr>
        <w:rFonts w:ascii="Wingdings" w:hAnsi="Wingdings" w:hint="default"/>
      </w:rPr>
    </w:lvl>
  </w:abstractNum>
  <w:abstractNum w:abstractNumId="11" w15:restartNumberingAfterBreak="0">
    <w:nsid w:val="241B5455"/>
    <w:multiLevelType w:val="hybridMultilevel"/>
    <w:tmpl w:val="AA10A5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C21FAA"/>
    <w:multiLevelType w:val="hybridMultilevel"/>
    <w:tmpl w:val="D194D0A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28A38626"/>
    <w:multiLevelType w:val="hybridMultilevel"/>
    <w:tmpl w:val="FFFFFFFF"/>
    <w:lvl w:ilvl="0" w:tplc="9F5CF5D2">
      <w:start w:val="1"/>
      <w:numFmt w:val="bullet"/>
      <w:lvlText w:val=""/>
      <w:lvlJc w:val="left"/>
      <w:pPr>
        <w:ind w:left="720" w:hanging="360"/>
      </w:pPr>
      <w:rPr>
        <w:rFonts w:ascii="Symbol" w:hAnsi="Symbol" w:hint="default"/>
      </w:rPr>
    </w:lvl>
    <w:lvl w:ilvl="1" w:tplc="4166348E">
      <w:start w:val="1"/>
      <w:numFmt w:val="bullet"/>
      <w:lvlText w:val="o"/>
      <w:lvlJc w:val="left"/>
      <w:pPr>
        <w:ind w:left="1440" w:hanging="360"/>
      </w:pPr>
      <w:rPr>
        <w:rFonts w:ascii="Courier New" w:hAnsi="Courier New" w:hint="default"/>
      </w:rPr>
    </w:lvl>
    <w:lvl w:ilvl="2" w:tplc="A9A0F222">
      <w:start w:val="1"/>
      <w:numFmt w:val="bullet"/>
      <w:lvlText w:val=""/>
      <w:lvlJc w:val="left"/>
      <w:pPr>
        <w:ind w:left="2160" w:hanging="360"/>
      </w:pPr>
      <w:rPr>
        <w:rFonts w:ascii="Wingdings" w:hAnsi="Wingdings" w:hint="default"/>
      </w:rPr>
    </w:lvl>
    <w:lvl w:ilvl="3" w:tplc="B98E1FCC">
      <w:start w:val="1"/>
      <w:numFmt w:val="bullet"/>
      <w:lvlText w:val=""/>
      <w:lvlJc w:val="left"/>
      <w:pPr>
        <w:ind w:left="2880" w:hanging="360"/>
      </w:pPr>
      <w:rPr>
        <w:rFonts w:ascii="Symbol" w:hAnsi="Symbol" w:hint="default"/>
      </w:rPr>
    </w:lvl>
    <w:lvl w:ilvl="4" w:tplc="54EA0122">
      <w:start w:val="1"/>
      <w:numFmt w:val="bullet"/>
      <w:lvlText w:val="o"/>
      <w:lvlJc w:val="left"/>
      <w:pPr>
        <w:ind w:left="3600" w:hanging="360"/>
      </w:pPr>
      <w:rPr>
        <w:rFonts w:ascii="Courier New" w:hAnsi="Courier New" w:hint="default"/>
      </w:rPr>
    </w:lvl>
    <w:lvl w:ilvl="5" w:tplc="F6D611F8">
      <w:start w:val="1"/>
      <w:numFmt w:val="bullet"/>
      <w:lvlText w:val=""/>
      <w:lvlJc w:val="left"/>
      <w:pPr>
        <w:ind w:left="4320" w:hanging="360"/>
      </w:pPr>
      <w:rPr>
        <w:rFonts w:ascii="Wingdings" w:hAnsi="Wingdings" w:hint="default"/>
      </w:rPr>
    </w:lvl>
    <w:lvl w:ilvl="6" w:tplc="ADECEB2A">
      <w:start w:val="1"/>
      <w:numFmt w:val="bullet"/>
      <w:lvlText w:val=""/>
      <w:lvlJc w:val="left"/>
      <w:pPr>
        <w:ind w:left="5040" w:hanging="360"/>
      </w:pPr>
      <w:rPr>
        <w:rFonts w:ascii="Symbol" w:hAnsi="Symbol" w:hint="default"/>
      </w:rPr>
    </w:lvl>
    <w:lvl w:ilvl="7" w:tplc="4622D79E">
      <w:start w:val="1"/>
      <w:numFmt w:val="bullet"/>
      <w:lvlText w:val="o"/>
      <w:lvlJc w:val="left"/>
      <w:pPr>
        <w:ind w:left="5760" w:hanging="360"/>
      </w:pPr>
      <w:rPr>
        <w:rFonts w:ascii="Courier New" w:hAnsi="Courier New" w:hint="default"/>
      </w:rPr>
    </w:lvl>
    <w:lvl w:ilvl="8" w:tplc="483A4276">
      <w:start w:val="1"/>
      <w:numFmt w:val="bullet"/>
      <w:lvlText w:val=""/>
      <w:lvlJc w:val="left"/>
      <w:pPr>
        <w:ind w:left="6480" w:hanging="360"/>
      </w:pPr>
      <w:rPr>
        <w:rFonts w:ascii="Wingdings" w:hAnsi="Wingdings" w:hint="default"/>
      </w:rPr>
    </w:lvl>
  </w:abstractNum>
  <w:abstractNum w:abstractNumId="14" w15:restartNumberingAfterBreak="0">
    <w:nsid w:val="2BE0870B"/>
    <w:multiLevelType w:val="hybridMultilevel"/>
    <w:tmpl w:val="F25666A0"/>
    <w:lvl w:ilvl="0" w:tplc="A76A30D4">
      <w:start w:val="1"/>
      <w:numFmt w:val="bullet"/>
      <w:lvlText w:val=""/>
      <w:lvlJc w:val="left"/>
      <w:pPr>
        <w:ind w:left="720" w:hanging="360"/>
      </w:pPr>
      <w:rPr>
        <w:rFonts w:ascii="Symbol" w:hAnsi="Symbol" w:hint="default"/>
      </w:rPr>
    </w:lvl>
    <w:lvl w:ilvl="1" w:tplc="865870F4">
      <w:start w:val="1"/>
      <w:numFmt w:val="bullet"/>
      <w:lvlText w:val="o"/>
      <w:lvlJc w:val="left"/>
      <w:pPr>
        <w:ind w:left="1440" w:hanging="360"/>
      </w:pPr>
      <w:rPr>
        <w:rFonts w:ascii="Courier New" w:hAnsi="Courier New" w:hint="default"/>
      </w:rPr>
    </w:lvl>
    <w:lvl w:ilvl="2" w:tplc="D13C9B2A">
      <w:start w:val="1"/>
      <w:numFmt w:val="bullet"/>
      <w:lvlText w:val=""/>
      <w:lvlJc w:val="left"/>
      <w:pPr>
        <w:ind w:left="2160" w:hanging="360"/>
      </w:pPr>
      <w:rPr>
        <w:rFonts w:ascii="Wingdings" w:hAnsi="Wingdings" w:hint="default"/>
      </w:rPr>
    </w:lvl>
    <w:lvl w:ilvl="3" w:tplc="293EAB8E">
      <w:start w:val="1"/>
      <w:numFmt w:val="bullet"/>
      <w:lvlText w:val=""/>
      <w:lvlJc w:val="left"/>
      <w:pPr>
        <w:ind w:left="2880" w:hanging="360"/>
      </w:pPr>
      <w:rPr>
        <w:rFonts w:ascii="Symbol" w:hAnsi="Symbol" w:hint="default"/>
      </w:rPr>
    </w:lvl>
    <w:lvl w:ilvl="4" w:tplc="1A94EAB6">
      <w:start w:val="1"/>
      <w:numFmt w:val="bullet"/>
      <w:lvlText w:val="o"/>
      <w:lvlJc w:val="left"/>
      <w:pPr>
        <w:ind w:left="3600" w:hanging="360"/>
      </w:pPr>
      <w:rPr>
        <w:rFonts w:ascii="Courier New" w:hAnsi="Courier New" w:hint="default"/>
      </w:rPr>
    </w:lvl>
    <w:lvl w:ilvl="5" w:tplc="EDDCCEE0">
      <w:start w:val="1"/>
      <w:numFmt w:val="bullet"/>
      <w:lvlText w:val=""/>
      <w:lvlJc w:val="left"/>
      <w:pPr>
        <w:ind w:left="4320" w:hanging="360"/>
      </w:pPr>
      <w:rPr>
        <w:rFonts w:ascii="Wingdings" w:hAnsi="Wingdings" w:hint="default"/>
      </w:rPr>
    </w:lvl>
    <w:lvl w:ilvl="6" w:tplc="DD7434F8">
      <w:start w:val="1"/>
      <w:numFmt w:val="bullet"/>
      <w:lvlText w:val=""/>
      <w:lvlJc w:val="left"/>
      <w:pPr>
        <w:ind w:left="5040" w:hanging="360"/>
      </w:pPr>
      <w:rPr>
        <w:rFonts w:ascii="Symbol" w:hAnsi="Symbol" w:hint="default"/>
      </w:rPr>
    </w:lvl>
    <w:lvl w:ilvl="7" w:tplc="5B7E7170">
      <w:start w:val="1"/>
      <w:numFmt w:val="bullet"/>
      <w:lvlText w:val="o"/>
      <w:lvlJc w:val="left"/>
      <w:pPr>
        <w:ind w:left="5760" w:hanging="360"/>
      </w:pPr>
      <w:rPr>
        <w:rFonts w:ascii="Courier New" w:hAnsi="Courier New" w:hint="default"/>
      </w:rPr>
    </w:lvl>
    <w:lvl w:ilvl="8" w:tplc="337C9AAE">
      <w:start w:val="1"/>
      <w:numFmt w:val="bullet"/>
      <w:lvlText w:val=""/>
      <w:lvlJc w:val="left"/>
      <w:pPr>
        <w:ind w:left="6480" w:hanging="360"/>
      </w:pPr>
      <w:rPr>
        <w:rFonts w:ascii="Wingdings" w:hAnsi="Wingdings" w:hint="default"/>
      </w:rPr>
    </w:lvl>
  </w:abstractNum>
  <w:abstractNum w:abstractNumId="15" w15:restartNumberingAfterBreak="0">
    <w:nsid w:val="2D5C56F9"/>
    <w:multiLevelType w:val="hybridMultilevel"/>
    <w:tmpl w:val="9AA8BB10"/>
    <w:lvl w:ilvl="0" w:tplc="24B82970">
      <w:start w:val="1"/>
      <w:numFmt w:val="bullet"/>
      <w:lvlText w:val="-"/>
      <w:lvlJc w:val="left"/>
      <w:pPr>
        <w:ind w:left="1440" w:hanging="360"/>
      </w:pPr>
      <w:rPr>
        <w:rFonts w:ascii="Aptos" w:hAnsi="Aptos" w:hint="default"/>
      </w:rPr>
    </w:lvl>
    <w:lvl w:ilvl="1" w:tplc="F316364C" w:tentative="1">
      <w:start w:val="1"/>
      <w:numFmt w:val="bullet"/>
      <w:lvlText w:val="o"/>
      <w:lvlJc w:val="left"/>
      <w:pPr>
        <w:ind w:left="2160" w:hanging="360"/>
      </w:pPr>
      <w:rPr>
        <w:rFonts w:ascii="Courier New" w:hAnsi="Courier New" w:hint="default"/>
      </w:rPr>
    </w:lvl>
    <w:lvl w:ilvl="2" w:tplc="9080F052" w:tentative="1">
      <w:start w:val="1"/>
      <w:numFmt w:val="bullet"/>
      <w:lvlText w:val=""/>
      <w:lvlJc w:val="left"/>
      <w:pPr>
        <w:ind w:left="2880" w:hanging="360"/>
      </w:pPr>
      <w:rPr>
        <w:rFonts w:ascii="Wingdings" w:hAnsi="Wingdings" w:hint="default"/>
      </w:rPr>
    </w:lvl>
    <w:lvl w:ilvl="3" w:tplc="162020B4" w:tentative="1">
      <w:start w:val="1"/>
      <w:numFmt w:val="bullet"/>
      <w:lvlText w:val=""/>
      <w:lvlJc w:val="left"/>
      <w:pPr>
        <w:ind w:left="3600" w:hanging="360"/>
      </w:pPr>
      <w:rPr>
        <w:rFonts w:ascii="Symbol" w:hAnsi="Symbol" w:hint="default"/>
      </w:rPr>
    </w:lvl>
    <w:lvl w:ilvl="4" w:tplc="E2683372" w:tentative="1">
      <w:start w:val="1"/>
      <w:numFmt w:val="bullet"/>
      <w:lvlText w:val="o"/>
      <w:lvlJc w:val="left"/>
      <w:pPr>
        <w:ind w:left="4320" w:hanging="360"/>
      </w:pPr>
      <w:rPr>
        <w:rFonts w:ascii="Courier New" w:hAnsi="Courier New" w:hint="default"/>
      </w:rPr>
    </w:lvl>
    <w:lvl w:ilvl="5" w:tplc="278A5D66" w:tentative="1">
      <w:start w:val="1"/>
      <w:numFmt w:val="bullet"/>
      <w:lvlText w:val=""/>
      <w:lvlJc w:val="left"/>
      <w:pPr>
        <w:ind w:left="5040" w:hanging="360"/>
      </w:pPr>
      <w:rPr>
        <w:rFonts w:ascii="Wingdings" w:hAnsi="Wingdings" w:hint="default"/>
      </w:rPr>
    </w:lvl>
    <w:lvl w:ilvl="6" w:tplc="AF861D68" w:tentative="1">
      <w:start w:val="1"/>
      <w:numFmt w:val="bullet"/>
      <w:lvlText w:val=""/>
      <w:lvlJc w:val="left"/>
      <w:pPr>
        <w:ind w:left="5760" w:hanging="360"/>
      </w:pPr>
      <w:rPr>
        <w:rFonts w:ascii="Symbol" w:hAnsi="Symbol" w:hint="default"/>
      </w:rPr>
    </w:lvl>
    <w:lvl w:ilvl="7" w:tplc="914C767E" w:tentative="1">
      <w:start w:val="1"/>
      <w:numFmt w:val="bullet"/>
      <w:lvlText w:val="o"/>
      <w:lvlJc w:val="left"/>
      <w:pPr>
        <w:ind w:left="6480" w:hanging="360"/>
      </w:pPr>
      <w:rPr>
        <w:rFonts w:ascii="Courier New" w:hAnsi="Courier New" w:hint="default"/>
      </w:rPr>
    </w:lvl>
    <w:lvl w:ilvl="8" w:tplc="6284C694" w:tentative="1">
      <w:start w:val="1"/>
      <w:numFmt w:val="bullet"/>
      <w:lvlText w:val=""/>
      <w:lvlJc w:val="left"/>
      <w:pPr>
        <w:ind w:left="7200" w:hanging="360"/>
      </w:pPr>
      <w:rPr>
        <w:rFonts w:ascii="Wingdings" w:hAnsi="Wingdings" w:hint="default"/>
      </w:rPr>
    </w:lvl>
  </w:abstractNum>
  <w:abstractNum w:abstractNumId="16" w15:restartNumberingAfterBreak="0">
    <w:nsid w:val="2DA01FE7"/>
    <w:multiLevelType w:val="hybridMultilevel"/>
    <w:tmpl w:val="1840D902"/>
    <w:lvl w:ilvl="0" w:tplc="2B5CBBEC">
      <w:start w:val="1"/>
      <w:numFmt w:val="bullet"/>
      <w:lvlText w:val=""/>
      <w:lvlJc w:val="left"/>
      <w:pPr>
        <w:ind w:left="720" w:hanging="360"/>
      </w:pPr>
      <w:rPr>
        <w:rFonts w:ascii="Symbol" w:hAnsi="Symbol" w:hint="default"/>
      </w:rPr>
    </w:lvl>
    <w:lvl w:ilvl="1" w:tplc="CE7A96D8" w:tentative="1">
      <w:start w:val="1"/>
      <w:numFmt w:val="bullet"/>
      <w:lvlText w:val="o"/>
      <w:lvlJc w:val="left"/>
      <w:pPr>
        <w:ind w:left="1440" w:hanging="360"/>
      </w:pPr>
      <w:rPr>
        <w:rFonts w:ascii="Courier New" w:hAnsi="Courier New" w:hint="default"/>
      </w:rPr>
    </w:lvl>
    <w:lvl w:ilvl="2" w:tplc="61BCEF8C" w:tentative="1">
      <w:start w:val="1"/>
      <w:numFmt w:val="bullet"/>
      <w:lvlText w:val=""/>
      <w:lvlJc w:val="left"/>
      <w:pPr>
        <w:ind w:left="2160" w:hanging="360"/>
      </w:pPr>
      <w:rPr>
        <w:rFonts w:ascii="Wingdings" w:hAnsi="Wingdings" w:hint="default"/>
      </w:rPr>
    </w:lvl>
    <w:lvl w:ilvl="3" w:tplc="5474779E" w:tentative="1">
      <w:start w:val="1"/>
      <w:numFmt w:val="bullet"/>
      <w:lvlText w:val=""/>
      <w:lvlJc w:val="left"/>
      <w:pPr>
        <w:ind w:left="2880" w:hanging="360"/>
      </w:pPr>
      <w:rPr>
        <w:rFonts w:ascii="Symbol" w:hAnsi="Symbol" w:hint="default"/>
      </w:rPr>
    </w:lvl>
    <w:lvl w:ilvl="4" w:tplc="7504BDE6" w:tentative="1">
      <w:start w:val="1"/>
      <w:numFmt w:val="bullet"/>
      <w:lvlText w:val="o"/>
      <w:lvlJc w:val="left"/>
      <w:pPr>
        <w:ind w:left="3600" w:hanging="360"/>
      </w:pPr>
      <w:rPr>
        <w:rFonts w:ascii="Courier New" w:hAnsi="Courier New" w:hint="default"/>
      </w:rPr>
    </w:lvl>
    <w:lvl w:ilvl="5" w:tplc="AB7EA41C" w:tentative="1">
      <w:start w:val="1"/>
      <w:numFmt w:val="bullet"/>
      <w:lvlText w:val=""/>
      <w:lvlJc w:val="left"/>
      <w:pPr>
        <w:ind w:left="4320" w:hanging="360"/>
      </w:pPr>
      <w:rPr>
        <w:rFonts w:ascii="Wingdings" w:hAnsi="Wingdings" w:hint="default"/>
      </w:rPr>
    </w:lvl>
    <w:lvl w:ilvl="6" w:tplc="44F4A9A4" w:tentative="1">
      <w:start w:val="1"/>
      <w:numFmt w:val="bullet"/>
      <w:lvlText w:val=""/>
      <w:lvlJc w:val="left"/>
      <w:pPr>
        <w:ind w:left="5040" w:hanging="360"/>
      </w:pPr>
      <w:rPr>
        <w:rFonts w:ascii="Symbol" w:hAnsi="Symbol" w:hint="default"/>
      </w:rPr>
    </w:lvl>
    <w:lvl w:ilvl="7" w:tplc="6818B724" w:tentative="1">
      <w:start w:val="1"/>
      <w:numFmt w:val="bullet"/>
      <w:lvlText w:val="o"/>
      <w:lvlJc w:val="left"/>
      <w:pPr>
        <w:ind w:left="5760" w:hanging="360"/>
      </w:pPr>
      <w:rPr>
        <w:rFonts w:ascii="Courier New" w:hAnsi="Courier New" w:hint="default"/>
      </w:rPr>
    </w:lvl>
    <w:lvl w:ilvl="8" w:tplc="8334CF0A" w:tentative="1">
      <w:start w:val="1"/>
      <w:numFmt w:val="bullet"/>
      <w:lvlText w:val=""/>
      <w:lvlJc w:val="left"/>
      <w:pPr>
        <w:ind w:left="6480" w:hanging="360"/>
      </w:pPr>
      <w:rPr>
        <w:rFonts w:ascii="Wingdings" w:hAnsi="Wingdings" w:hint="default"/>
      </w:rPr>
    </w:lvl>
  </w:abstractNum>
  <w:abstractNum w:abstractNumId="17" w15:restartNumberingAfterBreak="0">
    <w:nsid w:val="2DCEEEE7"/>
    <w:multiLevelType w:val="hybridMultilevel"/>
    <w:tmpl w:val="E0ACB55A"/>
    <w:lvl w:ilvl="0" w:tplc="F19465D8">
      <w:start w:val="1"/>
      <w:numFmt w:val="bullet"/>
      <w:lvlText w:val=""/>
      <w:lvlJc w:val="left"/>
      <w:pPr>
        <w:ind w:left="720" w:hanging="360"/>
      </w:pPr>
      <w:rPr>
        <w:rFonts w:ascii="Symbol" w:hAnsi="Symbol" w:hint="default"/>
      </w:rPr>
    </w:lvl>
    <w:lvl w:ilvl="1" w:tplc="689CB4DE">
      <w:start w:val="1"/>
      <w:numFmt w:val="bullet"/>
      <w:lvlText w:val="o"/>
      <w:lvlJc w:val="left"/>
      <w:pPr>
        <w:ind w:left="1440" w:hanging="360"/>
      </w:pPr>
      <w:rPr>
        <w:rFonts w:ascii="Courier New" w:hAnsi="Courier New" w:hint="default"/>
      </w:rPr>
    </w:lvl>
    <w:lvl w:ilvl="2" w:tplc="32263014">
      <w:start w:val="1"/>
      <w:numFmt w:val="bullet"/>
      <w:lvlText w:val=""/>
      <w:lvlJc w:val="left"/>
      <w:pPr>
        <w:ind w:left="2160" w:hanging="360"/>
      </w:pPr>
      <w:rPr>
        <w:rFonts w:ascii="Wingdings" w:hAnsi="Wingdings" w:hint="default"/>
      </w:rPr>
    </w:lvl>
    <w:lvl w:ilvl="3" w:tplc="003432E6">
      <w:start w:val="1"/>
      <w:numFmt w:val="bullet"/>
      <w:lvlText w:val=""/>
      <w:lvlJc w:val="left"/>
      <w:pPr>
        <w:ind w:left="2880" w:hanging="360"/>
      </w:pPr>
      <w:rPr>
        <w:rFonts w:ascii="Symbol" w:hAnsi="Symbol" w:hint="default"/>
      </w:rPr>
    </w:lvl>
    <w:lvl w:ilvl="4" w:tplc="F1F00620">
      <w:start w:val="1"/>
      <w:numFmt w:val="bullet"/>
      <w:lvlText w:val="o"/>
      <w:lvlJc w:val="left"/>
      <w:pPr>
        <w:ind w:left="3600" w:hanging="360"/>
      </w:pPr>
      <w:rPr>
        <w:rFonts w:ascii="Courier New" w:hAnsi="Courier New" w:hint="default"/>
      </w:rPr>
    </w:lvl>
    <w:lvl w:ilvl="5" w:tplc="53601E68">
      <w:start w:val="1"/>
      <w:numFmt w:val="bullet"/>
      <w:lvlText w:val=""/>
      <w:lvlJc w:val="left"/>
      <w:pPr>
        <w:ind w:left="4320" w:hanging="360"/>
      </w:pPr>
      <w:rPr>
        <w:rFonts w:ascii="Wingdings" w:hAnsi="Wingdings" w:hint="default"/>
      </w:rPr>
    </w:lvl>
    <w:lvl w:ilvl="6" w:tplc="004836A0">
      <w:start w:val="1"/>
      <w:numFmt w:val="bullet"/>
      <w:lvlText w:val=""/>
      <w:lvlJc w:val="left"/>
      <w:pPr>
        <w:ind w:left="5040" w:hanging="360"/>
      </w:pPr>
      <w:rPr>
        <w:rFonts w:ascii="Symbol" w:hAnsi="Symbol" w:hint="default"/>
      </w:rPr>
    </w:lvl>
    <w:lvl w:ilvl="7" w:tplc="003C36B2">
      <w:start w:val="1"/>
      <w:numFmt w:val="bullet"/>
      <w:lvlText w:val="o"/>
      <w:lvlJc w:val="left"/>
      <w:pPr>
        <w:ind w:left="5760" w:hanging="360"/>
      </w:pPr>
      <w:rPr>
        <w:rFonts w:ascii="Courier New" w:hAnsi="Courier New" w:hint="default"/>
      </w:rPr>
    </w:lvl>
    <w:lvl w:ilvl="8" w:tplc="C4A817F4">
      <w:start w:val="1"/>
      <w:numFmt w:val="bullet"/>
      <w:lvlText w:val=""/>
      <w:lvlJc w:val="left"/>
      <w:pPr>
        <w:ind w:left="6480" w:hanging="360"/>
      </w:pPr>
      <w:rPr>
        <w:rFonts w:ascii="Wingdings" w:hAnsi="Wingdings" w:hint="default"/>
      </w:rPr>
    </w:lvl>
  </w:abstractNum>
  <w:abstractNum w:abstractNumId="18" w15:restartNumberingAfterBreak="0">
    <w:nsid w:val="2E51A5FC"/>
    <w:multiLevelType w:val="hybridMultilevel"/>
    <w:tmpl w:val="3DCE7EBC"/>
    <w:lvl w:ilvl="0" w:tplc="8348F07C">
      <w:start w:val="1"/>
      <w:numFmt w:val="bullet"/>
      <w:lvlText w:val=""/>
      <w:lvlJc w:val="left"/>
      <w:pPr>
        <w:ind w:left="720" w:hanging="360"/>
      </w:pPr>
      <w:rPr>
        <w:rFonts w:ascii="Symbol" w:hAnsi="Symbol" w:hint="default"/>
      </w:rPr>
    </w:lvl>
    <w:lvl w:ilvl="1" w:tplc="7FA42946">
      <w:start w:val="1"/>
      <w:numFmt w:val="bullet"/>
      <w:lvlText w:val="o"/>
      <w:lvlJc w:val="left"/>
      <w:pPr>
        <w:ind w:left="1440" w:hanging="360"/>
      </w:pPr>
      <w:rPr>
        <w:rFonts w:ascii="Courier New" w:hAnsi="Courier New" w:hint="default"/>
      </w:rPr>
    </w:lvl>
    <w:lvl w:ilvl="2" w:tplc="BC98BB00">
      <w:start w:val="1"/>
      <w:numFmt w:val="bullet"/>
      <w:lvlText w:val=""/>
      <w:lvlJc w:val="left"/>
      <w:pPr>
        <w:ind w:left="2160" w:hanging="360"/>
      </w:pPr>
      <w:rPr>
        <w:rFonts w:ascii="Wingdings" w:hAnsi="Wingdings" w:hint="default"/>
      </w:rPr>
    </w:lvl>
    <w:lvl w:ilvl="3" w:tplc="70C00828">
      <w:start w:val="1"/>
      <w:numFmt w:val="bullet"/>
      <w:lvlText w:val=""/>
      <w:lvlJc w:val="left"/>
      <w:pPr>
        <w:ind w:left="2880" w:hanging="360"/>
      </w:pPr>
      <w:rPr>
        <w:rFonts w:ascii="Symbol" w:hAnsi="Symbol" w:hint="default"/>
      </w:rPr>
    </w:lvl>
    <w:lvl w:ilvl="4" w:tplc="4A90F4E6">
      <w:start w:val="1"/>
      <w:numFmt w:val="bullet"/>
      <w:lvlText w:val="o"/>
      <w:lvlJc w:val="left"/>
      <w:pPr>
        <w:ind w:left="3600" w:hanging="360"/>
      </w:pPr>
      <w:rPr>
        <w:rFonts w:ascii="Courier New" w:hAnsi="Courier New" w:hint="default"/>
      </w:rPr>
    </w:lvl>
    <w:lvl w:ilvl="5" w:tplc="C340F2D2">
      <w:start w:val="1"/>
      <w:numFmt w:val="bullet"/>
      <w:lvlText w:val=""/>
      <w:lvlJc w:val="left"/>
      <w:pPr>
        <w:ind w:left="4320" w:hanging="360"/>
      </w:pPr>
      <w:rPr>
        <w:rFonts w:ascii="Wingdings" w:hAnsi="Wingdings" w:hint="default"/>
      </w:rPr>
    </w:lvl>
    <w:lvl w:ilvl="6" w:tplc="F8568278">
      <w:start w:val="1"/>
      <w:numFmt w:val="bullet"/>
      <w:lvlText w:val=""/>
      <w:lvlJc w:val="left"/>
      <w:pPr>
        <w:ind w:left="5040" w:hanging="360"/>
      </w:pPr>
      <w:rPr>
        <w:rFonts w:ascii="Symbol" w:hAnsi="Symbol" w:hint="default"/>
      </w:rPr>
    </w:lvl>
    <w:lvl w:ilvl="7" w:tplc="B5B8E6F6">
      <w:start w:val="1"/>
      <w:numFmt w:val="bullet"/>
      <w:lvlText w:val="o"/>
      <w:lvlJc w:val="left"/>
      <w:pPr>
        <w:ind w:left="5760" w:hanging="360"/>
      </w:pPr>
      <w:rPr>
        <w:rFonts w:ascii="Courier New" w:hAnsi="Courier New" w:hint="default"/>
      </w:rPr>
    </w:lvl>
    <w:lvl w:ilvl="8" w:tplc="FEA6F156">
      <w:start w:val="1"/>
      <w:numFmt w:val="bullet"/>
      <w:lvlText w:val=""/>
      <w:lvlJc w:val="left"/>
      <w:pPr>
        <w:ind w:left="6480" w:hanging="360"/>
      </w:pPr>
      <w:rPr>
        <w:rFonts w:ascii="Wingdings" w:hAnsi="Wingdings" w:hint="default"/>
      </w:rPr>
    </w:lvl>
  </w:abstractNum>
  <w:abstractNum w:abstractNumId="19" w15:restartNumberingAfterBreak="0">
    <w:nsid w:val="32FC3CF3"/>
    <w:multiLevelType w:val="hybridMultilevel"/>
    <w:tmpl w:val="DB2A8772"/>
    <w:lvl w:ilvl="0" w:tplc="D0284ACA">
      <w:start w:val="1"/>
      <w:numFmt w:val="bullet"/>
      <w:lvlText w:val=""/>
      <w:lvlJc w:val="left"/>
      <w:pPr>
        <w:ind w:left="720" w:hanging="360"/>
      </w:pPr>
      <w:rPr>
        <w:rFonts w:ascii="Symbol" w:hAnsi="Symbol" w:hint="default"/>
      </w:rPr>
    </w:lvl>
    <w:lvl w:ilvl="1" w:tplc="81540112" w:tentative="1">
      <w:start w:val="1"/>
      <w:numFmt w:val="bullet"/>
      <w:lvlText w:val="o"/>
      <w:lvlJc w:val="left"/>
      <w:pPr>
        <w:ind w:left="1440" w:hanging="360"/>
      </w:pPr>
      <w:rPr>
        <w:rFonts w:ascii="Courier New" w:hAnsi="Courier New" w:hint="default"/>
      </w:rPr>
    </w:lvl>
    <w:lvl w:ilvl="2" w:tplc="47DE7752" w:tentative="1">
      <w:start w:val="1"/>
      <w:numFmt w:val="bullet"/>
      <w:lvlText w:val=""/>
      <w:lvlJc w:val="left"/>
      <w:pPr>
        <w:ind w:left="2160" w:hanging="360"/>
      </w:pPr>
      <w:rPr>
        <w:rFonts w:ascii="Wingdings" w:hAnsi="Wingdings" w:hint="default"/>
      </w:rPr>
    </w:lvl>
    <w:lvl w:ilvl="3" w:tplc="E812BCBA" w:tentative="1">
      <w:start w:val="1"/>
      <w:numFmt w:val="bullet"/>
      <w:lvlText w:val=""/>
      <w:lvlJc w:val="left"/>
      <w:pPr>
        <w:ind w:left="2880" w:hanging="360"/>
      </w:pPr>
      <w:rPr>
        <w:rFonts w:ascii="Symbol" w:hAnsi="Symbol" w:hint="default"/>
      </w:rPr>
    </w:lvl>
    <w:lvl w:ilvl="4" w:tplc="B58AE100" w:tentative="1">
      <w:start w:val="1"/>
      <w:numFmt w:val="bullet"/>
      <w:lvlText w:val="o"/>
      <w:lvlJc w:val="left"/>
      <w:pPr>
        <w:ind w:left="3600" w:hanging="360"/>
      </w:pPr>
      <w:rPr>
        <w:rFonts w:ascii="Courier New" w:hAnsi="Courier New" w:hint="default"/>
      </w:rPr>
    </w:lvl>
    <w:lvl w:ilvl="5" w:tplc="762C196A" w:tentative="1">
      <w:start w:val="1"/>
      <w:numFmt w:val="bullet"/>
      <w:lvlText w:val=""/>
      <w:lvlJc w:val="left"/>
      <w:pPr>
        <w:ind w:left="4320" w:hanging="360"/>
      </w:pPr>
      <w:rPr>
        <w:rFonts w:ascii="Wingdings" w:hAnsi="Wingdings" w:hint="default"/>
      </w:rPr>
    </w:lvl>
    <w:lvl w:ilvl="6" w:tplc="7124E2E0" w:tentative="1">
      <w:start w:val="1"/>
      <w:numFmt w:val="bullet"/>
      <w:lvlText w:val=""/>
      <w:lvlJc w:val="left"/>
      <w:pPr>
        <w:ind w:left="5040" w:hanging="360"/>
      </w:pPr>
      <w:rPr>
        <w:rFonts w:ascii="Symbol" w:hAnsi="Symbol" w:hint="default"/>
      </w:rPr>
    </w:lvl>
    <w:lvl w:ilvl="7" w:tplc="611E58B2" w:tentative="1">
      <w:start w:val="1"/>
      <w:numFmt w:val="bullet"/>
      <w:lvlText w:val="o"/>
      <w:lvlJc w:val="left"/>
      <w:pPr>
        <w:ind w:left="5760" w:hanging="360"/>
      </w:pPr>
      <w:rPr>
        <w:rFonts w:ascii="Courier New" w:hAnsi="Courier New" w:hint="default"/>
      </w:rPr>
    </w:lvl>
    <w:lvl w:ilvl="8" w:tplc="0A1417D0" w:tentative="1">
      <w:start w:val="1"/>
      <w:numFmt w:val="bullet"/>
      <w:lvlText w:val=""/>
      <w:lvlJc w:val="left"/>
      <w:pPr>
        <w:ind w:left="6480" w:hanging="360"/>
      </w:pPr>
      <w:rPr>
        <w:rFonts w:ascii="Wingdings" w:hAnsi="Wingdings" w:hint="default"/>
      </w:rPr>
    </w:lvl>
  </w:abstractNum>
  <w:abstractNum w:abstractNumId="20" w15:restartNumberingAfterBreak="0">
    <w:nsid w:val="38A13B13"/>
    <w:multiLevelType w:val="hybridMultilevel"/>
    <w:tmpl w:val="25DE39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BE5752"/>
    <w:multiLevelType w:val="hybridMultilevel"/>
    <w:tmpl w:val="822C527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0D73B62"/>
    <w:multiLevelType w:val="hybridMultilevel"/>
    <w:tmpl w:val="0C66F0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2AB85D"/>
    <w:multiLevelType w:val="hybridMultilevel"/>
    <w:tmpl w:val="8904BE24"/>
    <w:lvl w:ilvl="0" w:tplc="DDF6BE14">
      <w:start w:val="1"/>
      <w:numFmt w:val="bullet"/>
      <w:lvlText w:val=""/>
      <w:lvlJc w:val="left"/>
      <w:pPr>
        <w:ind w:left="720" w:hanging="360"/>
      </w:pPr>
      <w:rPr>
        <w:rFonts w:ascii="Symbol" w:hAnsi="Symbol" w:hint="default"/>
      </w:rPr>
    </w:lvl>
    <w:lvl w:ilvl="1" w:tplc="9EFA6276">
      <w:start w:val="1"/>
      <w:numFmt w:val="bullet"/>
      <w:lvlText w:val="o"/>
      <w:lvlJc w:val="left"/>
      <w:pPr>
        <w:ind w:left="1440" w:hanging="360"/>
      </w:pPr>
      <w:rPr>
        <w:rFonts w:ascii="Courier New" w:hAnsi="Courier New" w:hint="default"/>
      </w:rPr>
    </w:lvl>
    <w:lvl w:ilvl="2" w:tplc="D5E68F12">
      <w:start w:val="1"/>
      <w:numFmt w:val="bullet"/>
      <w:lvlText w:val=""/>
      <w:lvlJc w:val="left"/>
      <w:pPr>
        <w:ind w:left="2160" w:hanging="360"/>
      </w:pPr>
      <w:rPr>
        <w:rFonts w:ascii="Wingdings" w:hAnsi="Wingdings" w:hint="default"/>
      </w:rPr>
    </w:lvl>
    <w:lvl w:ilvl="3" w:tplc="2E0CEE20">
      <w:start w:val="1"/>
      <w:numFmt w:val="bullet"/>
      <w:lvlText w:val=""/>
      <w:lvlJc w:val="left"/>
      <w:pPr>
        <w:ind w:left="2880" w:hanging="360"/>
      </w:pPr>
      <w:rPr>
        <w:rFonts w:ascii="Symbol" w:hAnsi="Symbol" w:hint="default"/>
      </w:rPr>
    </w:lvl>
    <w:lvl w:ilvl="4" w:tplc="F300F810">
      <w:start w:val="1"/>
      <w:numFmt w:val="bullet"/>
      <w:lvlText w:val="o"/>
      <w:lvlJc w:val="left"/>
      <w:pPr>
        <w:ind w:left="3600" w:hanging="360"/>
      </w:pPr>
      <w:rPr>
        <w:rFonts w:ascii="Courier New" w:hAnsi="Courier New" w:hint="default"/>
      </w:rPr>
    </w:lvl>
    <w:lvl w:ilvl="5" w:tplc="099AB50A">
      <w:start w:val="1"/>
      <w:numFmt w:val="bullet"/>
      <w:lvlText w:val=""/>
      <w:lvlJc w:val="left"/>
      <w:pPr>
        <w:ind w:left="4320" w:hanging="360"/>
      </w:pPr>
      <w:rPr>
        <w:rFonts w:ascii="Wingdings" w:hAnsi="Wingdings" w:hint="default"/>
      </w:rPr>
    </w:lvl>
    <w:lvl w:ilvl="6" w:tplc="B37AD0B0">
      <w:start w:val="1"/>
      <w:numFmt w:val="bullet"/>
      <w:lvlText w:val=""/>
      <w:lvlJc w:val="left"/>
      <w:pPr>
        <w:ind w:left="5040" w:hanging="360"/>
      </w:pPr>
      <w:rPr>
        <w:rFonts w:ascii="Symbol" w:hAnsi="Symbol" w:hint="default"/>
      </w:rPr>
    </w:lvl>
    <w:lvl w:ilvl="7" w:tplc="80A4B026">
      <w:start w:val="1"/>
      <w:numFmt w:val="bullet"/>
      <w:lvlText w:val="o"/>
      <w:lvlJc w:val="left"/>
      <w:pPr>
        <w:ind w:left="5760" w:hanging="360"/>
      </w:pPr>
      <w:rPr>
        <w:rFonts w:ascii="Courier New" w:hAnsi="Courier New" w:hint="default"/>
      </w:rPr>
    </w:lvl>
    <w:lvl w:ilvl="8" w:tplc="4FF83A1E">
      <w:start w:val="1"/>
      <w:numFmt w:val="bullet"/>
      <w:lvlText w:val=""/>
      <w:lvlJc w:val="left"/>
      <w:pPr>
        <w:ind w:left="6480" w:hanging="360"/>
      </w:pPr>
      <w:rPr>
        <w:rFonts w:ascii="Wingdings" w:hAnsi="Wingdings" w:hint="default"/>
      </w:rPr>
    </w:lvl>
  </w:abstractNum>
  <w:abstractNum w:abstractNumId="24" w15:restartNumberingAfterBreak="0">
    <w:nsid w:val="472535E2"/>
    <w:multiLevelType w:val="hybridMultilevel"/>
    <w:tmpl w:val="7EFE6A1E"/>
    <w:lvl w:ilvl="0" w:tplc="7B3E7196">
      <w:start w:val="1"/>
      <w:numFmt w:val="bullet"/>
      <w:lvlText w:val=""/>
      <w:lvlJc w:val="left"/>
      <w:pPr>
        <w:ind w:left="720" w:hanging="360"/>
      </w:pPr>
      <w:rPr>
        <w:rFonts w:ascii="Symbol" w:hAnsi="Symbol" w:hint="default"/>
      </w:rPr>
    </w:lvl>
    <w:lvl w:ilvl="1" w:tplc="187E089C">
      <w:start w:val="1"/>
      <w:numFmt w:val="bullet"/>
      <w:lvlText w:val="o"/>
      <w:lvlJc w:val="left"/>
      <w:pPr>
        <w:ind w:left="1440" w:hanging="360"/>
      </w:pPr>
      <w:rPr>
        <w:rFonts w:ascii="Courier New" w:hAnsi="Courier New" w:hint="default"/>
      </w:rPr>
    </w:lvl>
    <w:lvl w:ilvl="2" w:tplc="B8C4EA5C">
      <w:start w:val="1"/>
      <w:numFmt w:val="bullet"/>
      <w:lvlText w:val=""/>
      <w:lvlJc w:val="left"/>
      <w:pPr>
        <w:ind w:left="2160" w:hanging="360"/>
      </w:pPr>
      <w:rPr>
        <w:rFonts w:ascii="Wingdings" w:hAnsi="Wingdings" w:hint="default"/>
      </w:rPr>
    </w:lvl>
    <w:lvl w:ilvl="3" w:tplc="90520142">
      <w:start w:val="1"/>
      <w:numFmt w:val="bullet"/>
      <w:lvlText w:val=""/>
      <w:lvlJc w:val="left"/>
      <w:pPr>
        <w:ind w:left="2880" w:hanging="360"/>
      </w:pPr>
      <w:rPr>
        <w:rFonts w:ascii="Symbol" w:hAnsi="Symbol" w:hint="default"/>
      </w:rPr>
    </w:lvl>
    <w:lvl w:ilvl="4" w:tplc="A7C822DA">
      <w:start w:val="1"/>
      <w:numFmt w:val="bullet"/>
      <w:lvlText w:val="o"/>
      <w:lvlJc w:val="left"/>
      <w:pPr>
        <w:ind w:left="3600" w:hanging="360"/>
      </w:pPr>
      <w:rPr>
        <w:rFonts w:ascii="Courier New" w:hAnsi="Courier New" w:hint="default"/>
      </w:rPr>
    </w:lvl>
    <w:lvl w:ilvl="5" w:tplc="73F85E78">
      <w:start w:val="1"/>
      <w:numFmt w:val="bullet"/>
      <w:lvlText w:val=""/>
      <w:lvlJc w:val="left"/>
      <w:pPr>
        <w:ind w:left="4320" w:hanging="360"/>
      </w:pPr>
      <w:rPr>
        <w:rFonts w:ascii="Wingdings" w:hAnsi="Wingdings" w:hint="default"/>
      </w:rPr>
    </w:lvl>
    <w:lvl w:ilvl="6" w:tplc="B78AA56A">
      <w:start w:val="1"/>
      <w:numFmt w:val="bullet"/>
      <w:lvlText w:val=""/>
      <w:lvlJc w:val="left"/>
      <w:pPr>
        <w:ind w:left="5040" w:hanging="360"/>
      </w:pPr>
      <w:rPr>
        <w:rFonts w:ascii="Symbol" w:hAnsi="Symbol" w:hint="default"/>
      </w:rPr>
    </w:lvl>
    <w:lvl w:ilvl="7" w:tplc="7E7CDD4C">
      <w:start w:val="1"/>
      <w:numFmt w:val="bullet"/>
      <w:lvlText w:val="o"/>
      <w:lvlJc w:val="left"/>
      <w:pPr>
        <w:ind w:left="5760" w:hanging="360"/>
      </w:pPr>
      <w:rPr>
        <w:rFonts w:ascii="Courier New" w:hAnsi="Courier New" w:hint="default"/>
      </w:rPr>
    </w:lvl>
    <w:lvl w:ilvl="8" w:tplc="69B821AE">
      <w:start w:val="1"/>
      <w:numFmt w:val="bullet"/>
      <w:lvlText w:val=""/>
      <w:lvlJc w:val="left"/>
      <w:pPr>
        <w:ind w:left="6480" w:hanging="360"/>
      </w:pPr>
      <w:rPr>
        <w:rFonts w:ascii="Wingdings" w:hAnsi="Wingdings" w:hint="default"/>
      </w:rPr>
    </w:lvl>
  </w:abstractNum>
  <w:abstractNum w:abstractNumId="25" w15:restartNumberingAfterBreak="0">
    <w:nsid w:val="4781D54C"/>
    <w:multiLevelType w:val="hybridMultilevel"/>
    <w:tmpl w:val="81B473F2"/>
    <w:lvl w:ilvl="0" w:tplc="A78629B6">
      <w:start w:val="1"/>
      <w:numFmt w:val="bullet"/>
      <w:lvlText w:val=""/>
      <w:lvlJc w:val="left"/>
      <w:pPr>
        <w:ind w:left="720" w:hanging="360"/>
      </w:pPr>
      <w:rPr>
        <w:rFonts w:ascii="Symbol" w:hAnsi="Symbol" w:hint="default"/>
      </w:rPr>
    </w:lvl>
    <w:lvl w:ilvl="1" w:tplc="7716179E">
      <w:start w:val="1"/>
      <w:numFmt w:val="bullet"/>
      <w:lvlText w:val="o"/>
      <w:lvlJc w:val="left"/>
      <w:pPr>
        <w:ind w:left="1440" w:hanging="360"/>
      </w:pPr>
      <w:rPr>
        <w:rFonts w:ascii="Courier New" w:hAnsi="Courier New" w:hint="default"/>
      </w:rPr>
    </w:lvl>
    <w:lvl w:ilvl="2" w:tplc="82D00C50">
      <w:start w:val="1"/>
      <w:numFmt w:val="bullet"/>
      <w:lvlText w:val=""/>
      <w:lvlJc w:val="left"/>
      <w:pPr>
        <w:ind w:left="2160" w:hanging="360"/>
      </w:pPr>
      <w:rPr>
        <w:rFonts w:ascii="Wingdings" w:hAnsi="Wingdings" w:hint="default"/>
      </w:rPr>
    </w:lvl>
    <w:lvl w:ilvl="3" w:tplc="96E20A16">
      <w:start w:val="1"/>
      <w:numFmt w:val="bullet"/>
      <w:lvlText w:val=""/>
      <w:lvlJc w:val="left"/>
      <w:pPr>
        <w:ind w:left="2880" w:hanging="360"/>
      </w:pPr>
      <w:rPr>
        <w:rFonts w:ascii="Symbol" w:hAnsi="Symbol" w:hint="default"/>
      </w:rPr>
    </w:lvl>
    <w:lvl w:ilvl="4" w:tplc="4B0A0EB6">
      <w:start w:val="1"/>
      <w:numFmt w:val="bullet"/>
      <w:lvlText w:val="o"/>
      <w:lvlJc w:val="left"/>
      <w:pPr>
        <w:ind w:left="3600" w:hanging="360"/>
      </w:pPr>
      <w:rPr>
        <w:rFonts w:ascii="Courier New" w:hAnsi="Courier New" w:hint="default"/>
      </w:rPr>
    </w:lvl>
    <w:lvl w:ilvl="5" w:tplc="BDB2FB06">
      <w:start w:val="1"/>
      <w:numFmt w:val="bullet"/>
      <w:lvlText w:val=""/>
      <w:lvlJc w:val="left"/>
      <w:pPr>
        <w:ind w:left="4320" w:hanging="360"/>
      </w:pPr>
      <w:rPr>
        <w:rFonts w:ascii="Wingdings" w:hAnsi="Wingdings" w:hint="default"/>
      </w:rPr>
    </w:lvl>
    <w:lvl w:ilvl="6" w:tplc="B0A067DC">
      <w:start w:val="1"/>
      <w:numFmt w:val="bullet"/>
      <w:lvlText w:val=""/>
      <w:lvlJc w:val="left"/>
      <w:pPr>
        <w:ind w:left="5040" w:hanging="360"/>
      </w:pPr>
      <w:rPr>
        <w:rFonts w:ascii="Symbol" w:hAnsi="Symbol" w:hint="default"/>
      </w:rPr>
    </w:lvl>
    <w:lvl w:ilvl="7" w:tplc="C096C2D0">
      <w:start w:val="1"/>
      <w:numFmt w:val="bullet"/>
      <w:lvlText w:val="o"/>
      <w:lvlJc w:val="left"/>
      <w:pPr>
        <w:ind w:left="5760" w:hanging="360"/>
      </w:pPr>
      <w:rPr>
        <w:rFonts w:ascii="Courier New" w:hAnsi="Courier New" w:hint="default"/>
      </w:rPr>
    </w:lvl>
    <w:lvl w:ilvl="8" w:tplc="24646170">
      <w:start w:val="1"/>
      <w:numFmt w:val="bullet"/>
      <w:lvlText w:val=""/>
      <w:lvlJc w:val="left"/>
      <w:pPr>
        <w:ind w:left="6480" w:hanging="360"/>
      </w:pPr>
      <w:rPr>
        <w:rFonts w:ascii="Wingdings" w:hAnsi="Wingdings" w:hint="default"/>
      </w:rPr>
    </w:lvl>
  </w:abstractNum>
  <w:abstractNum w:abstractNumId="26" w15:restartNumberingAfterBreak="0">
    <w:nsid w:val="4C47140F"/>
    <w:multiLevelType w:val="hybridMultilevel"/>
    <w:tmpl w:val="5DA85A26"/>
    <w:lvl w:ilvl="0" w:tplc="43384674">
      <w:start w:val="1"/>
      <w:numFmt w:val="bullet"/>
      <w:lvlText w:val=""/>
      <w:lvlJc w:val="left"/>
      <w:pPr>
        <w:ind w:left="720" w:hanging="360"/>
      </w:pPr>
      <w:rPr>
        <w:rFonts w:ascii="Symbol" w:hAnsi="Symbol" w:hint="default"/>
      </w:rPr>
    </w:lvl>
    <w:lvl w:ilvl="1" w:tplc="626E7AC8" w:tentative="1">
      <w:start w:val="1"/>
      <w:numFmt w:val="bullet"/>
      <w:lvlText w:val="o"/>
      <w:lvlJc w:val="left"/>
      <w:pPr>
        <w:ind w:left="1440" w:hanging="360"/>
      </w:pPr>
      <w:rPr>
        <w:rFonts w:ascii="Courier New" w:hAnsi="Courier New" w:hint="default"/>
      </w:rPr>
    </w:lvl>
    <w:lvl w:ilvl="2" w:tplc="AC420D8C" w:tentative="1">
      <w:start w:val="1"/>
      <w:numFmt w:val="bullet"/>
      <w:lvlText w:val=""/>
      <w:lvlJc w:val="left"/>
      <w:pPr>
        <w:ind w:left="2160" w:hanging="360"/>
      </w:pPr>
      <w:rPr>
        <w:rFonts w:ascii="Wingdings" w:hAnsi="Wingdings" w:hint="default"/>
      </w:rPr>
    </w:lvl>
    <w:lvl w:ilvl="3" w:tplc="F05A6330" w:tentative="1">
      <w:start w:val="1"/>
      <w:numFmt w:val="bullet"/>
      <w:lvlText w:val=""/>
      <w:lvlJc w:val="left"/>
      <w:pPr>
        <w:ind w:left="2880" w:hanging="360"/>
      </w:pPr>
      <w:rPr>
        <w:rFonts w:ascii="Symbol" w:hAnsi="Symbol" w:hint="default"/>
      </w:rPr>
    </w:lvl>
    <w:lvl w:ilvl="4" w:tplc="B3B847FA" w:tentative="1">
      <w:start w:val="1"/>
      <w:numFmt w:val="bullet"/>
      <w:lvlText w:val="o"/>
      <w:lvlJc w:val="left"/>
      <w:pPr>
        <w:ind w:left="3600" w:hanging="360"/>
      </w:pPr>
      <w:rPr>
        <w:rFonts w:ascii="Courier New" w:hAnsi="Courier New" w:hint="default"/>
      </w:rPr>
    </w:lvl>
    <w:lvl w:ilvl="5" w:tplc="95823C36" w:tentative="1">
      <w:start w:val="1"/>
      <w:numFmt w:val="bullet"/>
      <w:lvlText w:val=""/>
      <w:lvlJc w:val="left"/>
      <w:pPr>
        <w:ind w:left="4320" w:hanging="360"/>
      </w:pPr>
      <w:rPr>
        <w:rFonts w:ascii="Wingdings" w:hAnsi="Wingdings" w:hint="default"/>
      </w:rPr>
    </w:lvl>
    <w:lvl w:ilvl="6" w:tplc="4A90D0D0" w:tentative="1">
      <w:start w:val="1"/>
      <w:numFmt w:val="bullet"/>
      <w:lvlText w:val=""/>
      <w:lvlJc w:val="left"/>
      <w:pPr>
        <w:ind w:left="5040" w:hanging="360"/>
      </w:pPr>
      <w:rPr>
        <w:rFonts w:ascii="Symbol" w:hAnsi="Symbol" w:hint="default"/>
      </w:rPr>
    </w:lvl>
    <w:lvl w:ilvl="7" w:tplc="5ADC299C" w:tentative="1">
      <w:start w:val="1"/>
      <w:numFmt w:val="bullet"/>
      <w:lvlText w:val="o"/>
      <w:lvlJc w:val="left"/>
      <w:pPr>
        <w:ind w:left="5760" w:hanging="360"/>
      </w:pPr>
      <w:rPr>
        <w:rFonts w:ascii="Courier New" w:hAnsi="Courier New" w:hint="default"/>
      </w:rPr>
    </w:lvl>
    <w:lvl w:ilvl="8" w:tplc="AFFA992E" w:tentative="1">
      <w:start w:val="1"/>
      <w:numFmt w:val="bullet"/>
      <w:lvlText w:val=""/>
      <w:lvlJc w:val="left"/>
      <w:pPr>
        <w:ind w:left="6480" w:hanging="360"/>
      </w:pPr>
      <w:rPr>
        <w:rFonts w:ascii="Wingdings" w:hAnsi="Wingdings" w:hint="default"/>
      </w:rPr>
    </w:lvl>
  </w:abstractNum>
  <w:abstractNum w:abstractNumId="27" w15:restartNumberingAfterBreak="0">
    <w:nsid w:val="4D1C8F15"/>
    <w:multiLevelType w:val="hybridMultilevel"/>
    <w:tmpl w:val="FFFFFFFF"/>
    <w:lvl w:ilvl="0" w:tplc="E1CE1966">
      <w:start w:val="1"/>
      <w:numFmt w:val="bullet"/>
      <w:lvlText w:val=""/>
      <w:lvlJc w:val="left"/>
      <w:pPr>
        <w:ind w:left="720" w:hanging="360"/>
      </w:pPr>
      <w:rPr>
        <w:rFonts w:ascii="Symbol" w:hAnsi="Symbol" w:hint="default"/>
      </w:rPr>
    </w:lvl>
    <w:lvl w:ilvl="1" w:tplc="E812BA70">
      <w:start w:val="1"/>
      <w:numFmt w:val="bullet"/>
      <w:lvlText w:val="o"/>
      <w:lvlJc w:val="left"/>
      <w:pPr>
        <w:ind w:left="1440" w:hanging="360"/>
      </w:pPr>
      <w:rPr>
        <w:rFonts w:ascii="Courier New" w:hAnsi="Courier New" w:hint="default"/>
      </w:rPr>
    </w:lvl>
    <w:lvl w:ilvl="2" w:tplc="D1CAAF14">
      <w:start w:val="1"/>
      <w:numFmt w:val="bullet"/>
      <w:lvlText w:val=""/>
      <w:lvlJc w:val="left"/>
      <w:pPr>
        <w:ind w:left="2160" w:hanging="360"/>
      </w:pPr>
      <w:rPr>
        <w:rFonts w:ascii="Wingdings" w:hAnsi="Wingdings" w:hint="default"/>
      </w:rPr>
    </w:lvl>
    <w:lvl w:ilvl="3" w:tplc="016C045C">
      <w:start w:val="1"/>
      <w:numFmt w:val="bullet"/>
      <w:lvlText w:val=""/>
      <w:lvlJc w:val="left"/>
      <w:pPr>
        <w:ind w:left="2880" w:hanging="360"/>
      </w:pPr>
      <w:rPr>
        <w:rFonts w:ascii="Symbol" w:hAnsi="Symbol" w:hint="default"/>
      </w:rPr>
    </w:lvl>
    <w:lvl w:ilvl="4" w:tplc="BB286F94">
      <w:start w:val="1"/>
      <w:numFmt w:val="bullet"/>
      <w:lvlText w:val="o"/>
      <w:lvlJc w:val="left"/>
      <w:pPr>
        <w:ind w:left="3600" w:hanging="360"/>
      </w:pPr>
      <w:rPr>
        <w:rFonts w:ascii="Courier New" w:hAnsi="Courier New" w:hint="default"/>
      </w:rPr>
    </w:lvl>
    <w:lvl w:ilvl="5" w:tplc="F41A1A46">
      <w:start w:val="1"/>
      <w:numFmt w:val="bullet"/>
      <w:lvlText w:val=""/>
      <w:lvlJc w:val="left"/>
      <w:pPr>
        <w:ind w:left="4320" w:hanging="360"/>
      </w:pPr>
      <w:rPr>
        <w:rFonts w:ascii="Wingdings" w:hAnsi="Wingdings" w:hint="default"/>
      </w:rPr>
    </w:lvl>
    <w:lvl w:ilvl="6" w:tplc="400C582C">
      <w:start w:val="1"/>
      <w:numFmt w:val="bullet"/>
      <w:lvlText w:val=""/>
      <w:lvlJc w:val="left"/>
      <w:pPr>
        <w:ind w:left="5040" w:hanging="360"/>
      </w:pPr>
      <w:rPr>
        <w:rFonts w:ascii="Symbol" w:hAnsi="Symbol" w:hint="default"/>
      </w:rPr>
    </w:lvl>
    <w:lvl w:ilvl="7" w:tplc="07025980">
      <w:start w:val="1"/>
      <w:numFmt w:val="bullet"/>
      <w:lvlText w:val="o"/>
      <w:lvlJc w:val="left"/>
      <w:pPr>
        <w:ind w:left="5760" w:hanging="360"/>
      </w:pPr>
      <w:rPr>
        <w:rFonts w:ascii="Courier New" w:hAnsi="Courier New" w:hint="default"/>
      </w:rPr>
    </w:lvl>
    <w:lvl w:ilvl="8" w:tplc="D77AEBE4">
      <w:start w:val="1"/>
      <w:numFmt w:val="bullet"/>
      <w:lvlText w:val=""/>
      <w:lvlJc w:val="left"/>
      <w:pPr>
        <w:ind w:left="6480" w:hanging="360"/>
      </w:pPr>
      <w:rPr>
        <w:rFonts w:ascii="Wingdings" w:hAnsi="Wingdings" w:hint="default"/>
      </w:rPr>
    </w:lvl>
  </w:abstractNum>
  <w:abstractNum w:abstractNumId="28" w15:restartNumberingAfterBreak="0">
    <w:nsid w:val="4F8C78F3"/>
    <w:multiLevelType w:val="hybridMultilevel"/>
    <w:tmpl w:val="77C2E308"/>
    <w:lvl w:ilvl="0" w:tplc="88FEEC58">
      <w:start w:val="3"/>
      <w:numFmt w:val="bullet"/>
      <w:lvlText w:val="-"/>
      <w:lvlJc w:val="left"/>
      <w:pPr>
        <w:ind w:left="720" w:hanging="360"/>
      </w:pPr>
      <w:rPr>
        <w:rFonts w:ascii="Aptos" w:hAnsi="Aptos" w:hint="default"/>
      </w:rPr>
    </w:lvl>
    <w:lvl w:ilvl="1" w:tplc="73C23A2E" w:tentative="1">
      <w:start w:val="1"/>
      <w:numFmt w:val="bullet"/>
      <w:lvlText w:val="o"/>
      <w:lvlJc w:val="left"/>
      <w:pPr>
        <w:ind w:left="1440" w:hanging="360"/>
      </w:pPr>
      <w:rPr>
        <w:rFonts w:ascii="Courier New" w:hAnsi="Courier New" w:hint="default"/>
      </w:rPr>
    </w:lvl>
    <w:lvl w:ilvl="2" w:tplc="84DC5DD6" w:tentative="1">
      <w:start w:val="1"/>
      <w:numFmt w:val="bullet"/>
      <w:lvlText w:val=""/>
      <w:lvlJc w:val="left"/>
      <w:pPr>
        <w:ind w:left="2160" w:hanging="360"/>
      </w:pPr>
      <w:rPr>
        <w:rFonts w:ascii="Wingdings" w:hAnsi="Wingdings" w:hint="default"/>
      </w:rPr>
    </w:lvl>
    <w:lvl w:ilvl="3" w:tplc="57D02690" w:tentative="1">
      <w:start w:val="1"/>
      <w:numFmt w:val="bullet"/>
      <w:lvlText w:val=""/>
      <w:lvlJc w:val="left"/>
      <w:pPr>
        <w:ind w:left="2880" w:hanging="360"/>
      </w:pPr>
      <w:rPr>
        <w:rFonts w:ascii="Symbol" w:hAnsi="Symbol" w:hint="default"/>
      </w:rPr>
    </w:lvl>
    <w:lvl w:ilvl="4" w:tplc="ED161D24" w:tentative="1">
      <w:start w:val="1"/>
      <w:numFmt w:val="bullet"/>
      <w:lvlText w:val="o"/>
      <w:lvlJc w:val="left"/>
      <w:pPr>
        <w:ind w:left="3600" w:hanging="360"/>
      </w:pPr>
      <w:rPr>
        <w:rFonts w:ascii="Courier New" w:hAnsi="Courier New" w:hint="default"/>
      </w:rPr>
    </w:lvl>
    <w:lvl w:ilvl="5" w:tplc="48A0AE8A" w:tentative="1">
      <w:start w:val="1"/>
      <w:numFmt w:val="bullet"/>
      <w:lvlText w:val=""/>
      <w:lvlJc w:val="left"/>
      <w:pPr>
        <w:ind w:left="4320" w:hanging="360"/>
      </w:pPr>
      <w:rPr>
        <w:rFonts w:ascii="Wingdings" w:hAnsi="Wingdings" w:hint="default"/>
      </w:rPr>
    </w:lvl>
    <w:lvl w:ilvl="6" w:tplc="990AB174" w:tentative="1">
      <w:start w:val="1"/>
      <w:numFmt w:val="bullet"/>
      <w:lvlText w:val=""/>
      <w:lvlJc w:val="left"/>
      <w:pPr>
        <w:ind w:left="5040" w:hanging="360"/>
      </w:pPr>
      <w:rPr>
        <w:rFonts w:ascii="Symbol" w:hAnsi="Symbol" w:hint="default"/>
      </w:rPr>
    </w:lvl>
    <w:lvl w:ilvl="7" w:tplc="3F2A7D90" w:tentative="1">
      <w:start w:val="1"/>
      <w:numFmt w:val="bullet"/>
      <w:lvlText w:val="o"/>
      <w:lvlJc w:val="left"/>
      <w:pPr>
        <w:ind w:left="5760" w:hanging="360"/>
      </w:pPr>
      <w:rPr>
        <w:rFonts w:ascii="Courier New" w:hAnsi="Courier New" w:hint="default"/>
      </w:rPr>
    </w:lvl>
    <w:lvl w:ilvl="8" w:tplc="87040476" w:tentative="1">
      <w:start w:val="1"/>
      <w:numFmt w:val="bullet"/>
      <w:lvlText w:val=""/>
      <w:lvlJc w:val="left"/>
      <w:pPr>
        <w:ind w:left="6480" w:hanging="360"/>
      </w:pPr>
      <w:rPr>
        <w:rFonts w:ascii="Wingdings" w:hAnsi="Wingdings" w:hint="default"/>
      </w:rPr>
    </w:lvl>
  </w:abstractNum>
  <w:abstractNum w:abstractNumId="29" w15:restartNumberingAfterBreak="0">
    <w:nsid w:val="5556031F"/>
    <w:multiLevelType w:val="hybridMultilevel"/>
    <w:tmpl w:val="DDEC65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4A2F44"/>
    <w:multiLevelType w:val="hybridMultilevel"/>
    <w:tmpl w:val="33222E5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8050C3A"/>
    <w:multiLevelType w:val="hybridMultilevel"/>
    <w:tmpl w:val="FFFFFFFF"/>
    <w:lvl w:ilvl="0" w:tplc="478E614E">
      <w:start w:val="1"/>
      <w:numFmt w:val="bullet"/>
      <w:lvlText w:val=""/>
      <w:lvlJc w:val="left"/>
      <w:pPr>
        <w:ind w:left="720" w:hanging="360"/>
      </w:pPr>
      <w:rPr>
        <w:rFonts w:ascii="Symbol" w:hAnsi="Symbol" w:hint="default"/>
      </w:rPr>
    </w:lvl>
    <w:lvl w:ilvl="1" w:tplc="42D41560">
      <w:start w:val="1"/>
      <w:numFmt w:val="bullet"/>
      <w:lvlText w:val="o"/>
      <w:lvlJc w:val="left"/>
      <w:pPr>
        <w:ind w:left="1440" w:hanging="360"/>
      </w:pPr>
      <w:rPr>
        <w:rFonts w:ascii="Courier New" w:hAnsi="Courier New" w:hint="default"/>
      </w:rPr>
    </w:lvl>
    <w:lvl w:ilvl="2" w:tplc="40BA8B78">
      <w:start w:val="1"/>
      <w:numFmt w:val="bullet"/>
      <w:lvlText w:val=""/>
      <w:lvlJc w:val="left"/>
      <w:pPr>
        <w:ind w:left="2160" w:hanging="360"/>
      </w:pPr>
      <w:rPr>
        <w:rFonts w:ascii="Wingdings" w:hAnsi="Wingdings" w:hint="default"/>
      </w:rPr>
    </w:lvl>
    <w:lvl w:ilvl="3" w:tplc="085CEC46">
      <w:start w:val="1"/>
      <w:numFmt w:val="bullet"/>
      <w:lvlText w:val=""/>
      <w:lvlJc w:val="left"/>
      <w:pPr>
        <w:ind w:left="2880" w:hanging="360"/>
      </w:pPr>
      <w:rPr>
        <w:rFonts w:ascii="Symbol" w:hAnsi="Symbol" w:hint="default"/>
      </w:rPr>
    </w:lvl>
    <w:lvl w:ilvl="4" w:tplc="FE687AE0">
      <w:start w:val="1"/>
      <w:numFmt w:val="bullet"/>
      <w:lvlText w:val="o"/>
      <w:lvlJc w:val="left"/>
      <w:pPr>
        <w:ind w:left="3600" w:hanging="360"/>
      </w:pPr>
      <w:rPr>
        <w:rFonts w:ascii="Courier New" w:hAnsi="Courier New" w:hint="default"/>
      </w:rPr>
    </w:lvl>
    <w:lvl w:ilvl="5" w:tplc="52EEDDEE">
      <w:start w:val="1"/>
      <w:numFmt w:val="bullet"/>
      <w:lvlText w:val=""/>
      <w:lvlJc w:val="left"/>
      <w:pPr>
        <w:ind w:left="4320" w:hanging="360"/>
      </w:pPr>
      <w:rPr>
        <w:rFonts w:ascii="Wingdings" w:hAnsi="Wingdings" w:hint="default"/>
      </w:rPr>
    </w:lvl>
    <w:lvl w:ilvl="6" w:tplc="7556C972">
      <w:start w:val="1"/>
      <w:numFmt w:val="bullet"/>
      <w:lvlText w:val=""/>
      <w:lvlJc w:val="left"/>
      <w:pPr>
        <w:ind w:left="5040" w:hanging="360"/>
      </w:pPr>
      <w:rPr>
        <w:rFonts w:ascii="Symbol" w:hAnsi="Symbol" w:hint="default"/>
      </w:rPr>
    </w:lvl>
    <w:lvl w:ilvl="7" w:tplc="B9FEC558">
      <w:start w:val="1"/>
      <w:numFmt w:val="bullet"/>
      <w:lvlText w:val="o"/>
      <w:lvlJc w:val="left"/>
      <w:pPr>
        <w:ind w:left="5760" w:hanging="360"/>
      </w:pPr>
      <w:rPr>
        <w:rFonts w:ascii="Courier New" w:hAnsi="Courier New" w:hint="default"/>
      </w:rPr>
    </w:lvl>
    <w:lvl w:ilvl="8" w:tplc="76806AB0">
      <w:start w:val="1"/>
      <w:numFmt w:val="bullet"/>
      <w:lvlText w:val=""/>
      <w:lvlJc w:val="left"/>
      <w:pPr>
        <w:ind w:left="6480" w:hanging="360"/>
      </w:pPr>
      <w:rPr>
        <w:rFonts w:ascii="Wingdings" w:hAnsi="Wingdings" w:hint="default"/>
      </w:rPr>
    </w:lvl>
  </w:abstractNum>
  <w:abstractNum w:abstractNumId="32" w15:restartNumberingAfterBreak="0">
    <w:nsid w:val="5F1611DB"/>
    <w:multiLevelType w:val="hybridMultilevel"/>
    <w:tmpl w:val="55EEFA26"/>
    <w:lvl w:ilvl="0" w:tplc="622CCD7C">
      <w:start w:val="1"/>
      <w:numFmt w:val="bullet"/>
      <w:lvlText w:val=""/>
      <w:lvlJc w:val="left"/>
      <w:pPr>
        <w:ind w:left="720" w:hanging="360"/>
      </w:pPr>
      <w:rPr>
        <w:rFonts w:ascii="Symbol" w:hAnsi="Symbol" w:hint="default"/>
      </w:rPr>
    </w:lvl>
    <w:lvl w:ilvl="1" w:tplc="A606C7B4" w:tentative="1">
      <w:start w:val="1"/>
      <w:numFmt w:val="bullet"/>
      <w:lvlText w:val="o"/>
      <w:lvlJc w:val="left"/>
      <w:pPr>
        <w:ind w:left="1440" w:hanging="360"/>
      </w:pPr>
      <w:rPr>
        <w:rFonts w:ascii="Courier New" w:hAnsi="Courier New" w:hint="default"/>
      </w:rPr>
    </w:lvl>
    <w:lvl w:ilvl="2" w:tplc="E35A7A7E" w:tentative="1">
      <w:start w:val="1"/>
      <w:numFmt w:val="bullet"/>
      <w:lvlText w:val=""/>
      <w:lvlJc w:val="left"/>
      <w:pPr>
        <w:ind w:left="2160" w:hanging="360"/>
      </w:pPr>
      <w:rPr>
        <w:rFonts w:ascii="Wingdings" w:hAnsi="Wingdings" w:hint="default"/>
      </w:rPr>
    </w:lvl>
    <w:lvl w:ilvl="3" w:tplc="D2769E92" w:tentative="1">
      <w:start w:val="1"/>
      <w:numFmt w:val="bullet"/>
      <w:lvlText w:val=""/>
      <w:lvlJc w:val="left"/>
      <w:pPr>
        <w:ind w:left="2880" w:hanging="360"/>
      </w:pPr>
      <w:rPr>
        <w:rFonts w:ascii="Symbol" w:hAnsi="Symbol" w:hint="default"/>
      </w:rPr>
    </w:lvl>
    <w:lvl w:ilvl="4" w:tplc="B31023EE" w:tentative="1">
      <w:start w:val="1"/>
      <w:numFmt w:val="bullet"/>
      <w:lvlText w:val="o"/>
      <w:lvlJc w:val="left"/>
      <w:pPr>
        <w:ind w:left="3600" w:hanging="360"/>
      </w:pPr>
      <w:rPr>
        <w:rFonts w:ascii="Courier New" w:hAnsi="Courier New" w:hint="default"/>
      </w:rPr>
    </w:lvl>
    <w:lvl w:ilvl="5" w:tplc="A25E7F18" w:tentative="1">
      <w:start w:val="1"/>
      <w:numFmt w:val="bullet"/>
      <w:lvlText w:val=""/>
      <w:lvlJc w:val="left"/>
      <w:pPr>
        <w:ind w:left="4320" w:hanging="360"/>
      </w:pPr>
      <w:rPr>
        <w:rFonts w:ascii="Wingdings" w:hAnsi="Wingdings" w:hint="default"/>
      </w:rPr>
    </w:lvl>
    <w:lvl w:ilvl="6" w:tplc="1CFE8564" w:tentative="1">
      <w:start w:val="1"/>
      <w:numFmt w:val="bullet"/>
      <w:lvlText w:val=""/>
      <w:lvlJc w:val="left"/>
      <w:pPr>
        <w:ind w:left="5040" w:hanging="360"/>
      </w:pPr>
      <w:rPr>
        <w:rFonts w:ascii="Symbol" w:hAnsi="Symbol" w:hint="default"/>
      </w:rPr>
    </w:lvl>
    <w:lvl w:ilvl="7" w:tplc="D6A87124" w:tentative="1">
      <w:start w:val="1"/>
      <w:numFmt w:val="bullet"/>
      <w:lvlText w:val="o"/>
      <w:lvlJc w:val="left"/>
      <w:pPr>
        <w:ind w:left="5760" w:hanging="360"/>
      </w:pPr>
      <w:rPr>
        <w:rFonts w:ascii="Courier New" w:hAnsi="Courier New" w:hint="default"/>
      </w:rPr>
    </w:lvl>
    <w:lvl w:ilvl="8" w:tplc="0AC0CC1A" w:tentative="1">
      <w:start w:val="1"/>
      <w:numFmt w:val="bullet"/>
      <w:lvlText w:val=""/>
      <w:lvlJc w:val="left"/>
      <w:pPr>
        <w:ind w:left="6480" w:hanging="360"/>
      </w:pPr>
      <w:rPr>
        <w:rFonts w:ascii="Wingdings" w:hAnsi="Wingdings" w:hint="default"/>
      </w:rPr>
    </w:lvl>
  </w:abstractNum>
  <w:abstractNum w:abstractNumId="33" w15:restartNumberingAfterBreak="0">
    <w:nsid w:val="5F1B53AA"/>
    <w:multiLevelType w:val="hybridMultilevel"/>
    <w:tmpl w:val="94D2A550"/>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032E31"/>
    <w:multiLevelType w:val="hybridMultilevel"/>
    <w:tmpl w:val="9A4A94EA"/>
    <w:lvl w:ilvl="0" w:tplc="21029074">
      <w:start w:val="1"/>
      <w:numFmt w:val="bullet"/>
      <w:lvlText w:val=""/>
      <w:lvlJc w:val="left"/>
      <w:pPr>
        <w:ind w:left="720" w:hanging="360"/>
      </w:pPr>
      <w:rPr>
        <w:rFonts w:ascii="Symbol" w:hAnsi="Symbol" w:hint="default"/>
      </w:rPr>
    </w:lvl>
    <w:lvl w:ilvl="1" w:tplc="5C06E580">
      <w:start w:val="1"/>
      <w:numFmt w:val="bullet"/>
      <w:lvlText w:val="o"/>
      <w:lvlJc w:val="left"/>
      <w:pPr>
        <w:ind w:left="1440" w:hanging="360"/>
      </w:pPr>
      <w:rPr>
        <w:rFonts w:ascii="Courier New" w:hAnsi="Courier New" w:hint="default"/>
      </w:rPr>
    </w:lvl>
    <w:lvl w:ilvl="2" w:tplc="09D8F056" w:tentative="1">
      <w:start w:val="1"/>
      <w:numFmt w:val="bullet"/>
      <w:lvlText w:val=""/>
      <w:lvlJc w:val="left"/>
      <w:pPr>
        <w:ind w:left="2160" w:hanging="360"/>
      </w:pPr>
      <w:rPr>
        <w:rFonts w:ascii="Wingdings" w:hAnsi="Wingdings" w:hint="default"/>
      </w:rPr>
    </w:lvl>
    <w:lvl w:ilvl="3" w:tplc="97563254" w:tentative="1">
      <w:start w:val="1"/>
      <w:numFmt w:val="bullet"/>
      <w:lvlText w:val=""/>
      <w:lvlJc w:val="left"/>
      <w:pPr>
        <w:ind w:left="2880" w:hanging="360"/>
      </w:pPr>
      <w:rPr>
        <w:rFonts w:ascii="Symbol" w:hAnsi="Symbol" w:hint="default"/>
      </w:rPr>
    </w:lvl>
    <w:lvl w:ilvl="4" w:tplc="2ED614F6" w:tentative="1">
      <w:start w:val="1"/>
      <w:numFmt w:val="bullet"/>
      <w:lvlText w:val="o"/>
      <w:lvlJc w:val="left"/>
      <w:pPr>
        <w:ind w:left="3600" w:hanging="360"/>
      </w:pPr>
      <w:rPr>
        <w:rFonts w:ascii="Courier New" w:hAnsi="Courier New" w:hint="default"/>
      </w:rPr>
    </w:lvl>
    <w:lvl w:ilvl="5" w:tplc="7A6885F6" w:tentative="1">
      <w:start w:val="1"/>
      <w:numFmt w:val="bullet"/>
      <w:lvlText w:val=""/>
      <w:lvlJc w:val="left"/>
      <w:pPr>
        <w:ind w:left="4320" w:hanging="360"/>
      </w:pPr>
      <w:rPr>
        <w:rFonts w:ascii="Wingdings" w:hAnsi="Wingdings" w:hint="default"/>
      </w:rPr>
    </w:lvl>
    <w:lvl w:ilvl="6" w:tplc="B0D46C6A" w:tentative="1">
      <w:start w:val="1"/>
      <w:numFmt w:val="bullet"/>
      <w:lvlText w:val=""/>
      <w:lvlJc w:val="left"/>
      <w:pPr>
        <w:ind w:left="5040" w:hanging="360"/>
      </w:pPr>
      <w:rPr>
        <w:rFonts w:ascii="Symbol" w:hAnsi="Symbol" w:hint="default"/>
      </w:rPr>
    </w:lvl>
    <w:lvl w:ilvl="7" w:tplc="9D902012" w:tentative="1">
      <w:start w:val="1"/>
      <w:numFmt w:val="bullet"/>
      <w:lvlText w:val="o"/>
      <w:lvlJc w:val="left"/>
      <w:pPr>
        <w:ind w:left="5760" w:hanging="360"/>
      </w:pPr>
      <w:rPr>
        <w:rFonts w:ascii="Courier New" w:hAnsi="Courier New" w:hint="default"/>
      </w:rPr>
    </w:lvl>
    <w:lvl w:ilvl="8" w:tplc="A8CAF0B0" w:tentative="1">
      <w:start w:val="1"/>
      <w:numFmt w:val="bullet"/>
      <w:lvlText w:val=""/>
      <w:lvlJc w:val="left"/>
      <w:pPr>
        <w:ind w:left="6480" w:hanging="360"/>
      </w:pPr>
      <w:rPr>
        <w:rFonts w:ascii="Wingdings" w:hAnsi="Wingdings" w:hint="default"/>
      </w:rPr>
    </w:lvl>
  </w:abstractNum>
  <w:abstractNum w:abstractNumId="35" w15:restartNumberingAfterBreak="0">
    <w:nsid w:val="694247DC"/>
    <w:multiLevelType w:val="hybridMultilevel"/>
    <w:tmpl w:val="383808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4D127E"/>
    <w:multiLevelType w:val="hybridMultilevel"/>
    <w:tmpl w:val="FFFFFFFF"/>
    <w:lvl w:ilvl="0" w:tplc="24F2B806">
      <w:start w:val="1"/>
      <w:numFmt w:val="bullet"/>
      <w:lvlText w:val=""/>
      <w:lvlJc w:val="left"/>
      <w:pPr>
        <w:ind w:left="720" w:hanging="360"/>
      </w:pPr>
      <w:rPr>
        <w:rFonts w:ascii="Symbol" w:hAnsi="Symbol" w:hint="default"/>
      </w:rPr>
    </w:lvl>
    <w:lvl w:ilvl="1" w:tplc="4F422E14">
      <w:start w:val="1"/>
      <w:numFmt w:val="bullet"/>
      <w:lvlText w:val="o"/>
      <w:lvlJc w:val="left"/>
      <w:pPr>
        <w:ind w:left="1440" w:hanging="360"/>
      </w:pPr>
      <w:rPr>
        <w:rFonts w:ascii="Courier New" w:hAnsi="Courier New" w:hint="default"/>
      </w:rPr>
    </w:lvl>
    <w:lvl w:ilvl="2" w:tplc="223E047A">
      <w:start w:val="1"/>
      <w:numFmt w:val="bullet"/>
      <w:lvlText w:val=""/>
      <w:lvlJc w:val="left"/>
      <w:pPr>
        <w:ind w:left="2160" w:hanging="360"/>
      </w:pPr>
      <w:rPr>
        <w:rFonts w:ascii="Wingdings" w:hAnsi="Wingdings" w:hint="default"/>
      </w:rPr>
    </w:lvl>
    <w:lvl w:ilvl="3" w:tplc="1B1A0A72">
      <w:start w:val="1"/>
      <w:numFmt w:val="bullet"/>
      <w:lvlText w:val=""/>
      <w:lvlJc w:val="left"/>
      <w:pPr>
        <w:ind w:left="2880" w:hanging="360"/>
      </w:pPr>
      <w:rPr>
        <w:rFonts w:ascii="Symbol" w:hAnsi="Symbol" w:hint="default"/>
      </w:rPr>
    </w:lvl>
    <w:lvl w:ilvl="4" w:tplc="1E6EE3E2">
      <w:start w:val="1"/>
      <w:numFmt w:val="bullet"/>
      <w:lvlText w:val="o"/>
      <w:lvlJc w:val="left"/>
      <w:pPr>
        <w:ind w:left="3600" w:hanging="360"/>
      </w:pPr>
      <w:rPr>
        <w:rFonts w:ascii="Courier New" w:hAnsi="Courier New" w:hint="default"/>
      </w:rPr>
    </w:lvl>
    <w:lvl w:ilvl="5" w:tplc="17403600">
      <w:start w:val="1"/>
      <w:numFmt w:val="bullet"/>
      <w:lvlText w:val=""/>
      <w:lvlJc w:val="left"/>
      <w:pPr>
        <w:ind w:left="4320" w:hanging="360"/>
      </w:pPr>
      <w:rPr>
        <w:rFonts w:ascii="Wingdings" w:hAnsi="Wingdings" w:hint="default"/>
      </w:rPr>
    </w:lvl>
    <w:lvl w:ilvl="6" w:tplc="E674B6EE">
      <w:start w:val="1"/>
      <w:numFmt w:val="bullet"/>
      <w:lvlText w:val=""/>
      <w:lvlJc w:val="left"/>
      <w:pPr>
        <w:ind w:left="5040" w:hanging="360"/>
      </w:pPr>
      <w:rPr>
        <w:rFonts w:ascii="Symbol" w:hAnsi="Symbol" w:hint="default"/>
      </w:rPr>
    </w:lvl>
    <w:lvl w:ilvl="7" w:tplc="7AD6F0DA">
      <w:start w:val="1"/>
      <w:numFmt w:val="bullet"/>
      <w:lvlText w:val="o"/>
      <w:lvlJc w:val="left"/>
      <w:pPr>
        <w:ind w:left="5760" w:hanging="360"/>
      </w:pPr>
      <w:rPr>
        <w:rFonts w:ascii="Courier New" w:hAnsi="Courier New" w:hint="default"/>
      </w:rPr>
    </w:lvl>
    <w:lvl w:ilvl="8" w:tplc="8436B43E">
      <w:start w:val="1"/>
      <w:numFmt w:val="bullet"/>
      <w:lvlText w:val=""/>
      <w:lvlJc w:val="left"/>
      <w:pPr>
        <w:ind w:left="6480" w:hanging="360"/>
      </w:pPr>
      <w:rPr>
        <w:rFonts w:ascii="Wingdings" w:hAnsi="Wingdings" w:hint="default"/>
      </w:rPr>
    </w:lvl>
  </w:abstractNum>
  <w:abstractNum w:abstractNumId="37" w15:restartNumberingAfterBreak="0">
    <w:nsid w:val="6DA9BA01"/>
    <w:multiLevelType w:val="hybridMultilevel"/>
    <w:tmpl w:val="C5E6BBC6"/>
    <w:lvl w:ilvl="0" w:tplc="1C6A8F90">
      <w:start w:val="1"/>
      <w:numFmt w:val="bullet"/>
      <w:lvlText w:val="-"/>
      <w:lvlJc w:val="left"/>
      <w:pPr>
        <w:ind w:left="720" w:hanging="360"/>
      </w:pPr>
      <w:rPr>
        <w:rFonts w:ascii="Aptos" w:hAnsi="Aptos" w:hint="default"/>
      </w:rPr>
    </w:lvl>
    <w:lvl w:ilvl="1" w:tplc="FA9E34FE">
      <w:start w:val="1"/>
      <w:numFmt w:val="bullet"/>
      <w:lvlText w:val="o"/>
      <w:lvlJc w:val="left"/>
      <w:pPr>
        <w:ind w:left="1440" w:hanging="360"/>
      </w:pPr>
      <w:rPr>
        <w:rFonts w:ascii="Courier New" w:hAnsi="Courier New" w:hint="default"/>
      </w:rPr>
    </w:lvl>
    <w:lvl w:ilvl="2" w:tplc="7ABCE738">
      <w:start w:val="1"/>
      <w:numFmt w:val="bullet"/>
      <w:lvlText w:val=""/>
      <w:lvlJc w:val="left"/>
      <w:pPr>
        <w:ind w:left="2160" w:hanging="360"/>
      </w:pPr>
      <w:rPr>
        <w:rFonts w:ascii="Wingdings" w:hAnsi="Wingdings" w:hint="default"/>
      </w:rPr>
    </w:lvl>
    <w:lvl w:ilvl="3" w:tplc="EF705856">
      <w:start w:val="1"/>
      <w:numFmt w:val="bullet"/>
      <w:lvlText w:val=""/>
      <w:lvlJc w:val="left"/>
      <w:pPr>
        <w:ind w:left="2880" w:hanging="360"/>
      </w:pPr>
      <w:rPr>
        <w:rFonts w:ascii="Symbol" w:hAnsi="Symbol" w:hint="default"/>
      </w:rPr>
    </w:lvl>
    <w:lvl w:ilvl="4" w:tplc="71D8F606">
      <w:start w:val="1"/>
      <w:numFmt w:val="bullet"/>
      <w:lvlText w:val="o"/>
      <w:lvlJc w:val="left"/>
      <w:pPr>
        <w:ind w:left="3600" w:hanging="360"/>
      </w:pPr>
      <w:rPr>
        <w:rFonts w:ascii="Courier New" w:hAnsi="Courier New" w:hint="default"/>
      </w:rPr>
    </w:lvl>
    <w:lvl w:ilvl="5" w:tplc="EAF65DDC">
      <w:start w:val="1"/>
      <w:numFmt w:val="bullet"/>
      <w:lvlText w:val=""/>
      <w:lvlJc w:val="left"/>
      <w:pPr>
        <w:ind w:left="4320" w:hanging="360"/>
      </w:pPr>
      <w:rPr>
        <w:rFonts w:ascii="Wingdings" w:hAnsi="Wingdings" w:hint="default"/>
      </w:rPr>
    </w:lvl>
    <w:lvl w:ilvl="6" w:tplc="403A4562">
      <w:start w:val="1"/>
      <w:numFmt w:val="bullet"/>
      <w:lvlText w:val=""/>
      <w:lvlJc w:val="left"/>
      <w:pPr>
        <w:ind w:left="5040" w:hanging="360"/>
      </w:pPr>
      <w:rPr>
        <w:rFonts w:ascii="Symbol" w:hAnsi="Symbol" w:hint="default"/>
      </w:rPr>
    </w:lvl>
    <w:lvl w:ilvl="7" w:tplc="121AB4B4">
      <w:start w:val="1"/>
      <w:numFmt w:val="bullet"/>
      <w:lvlText w:val="o"/>
      <w:lvlJc w:val="left"/>
      <w:pPr>
        <w:ind w:left="5760" w:hanging="360"/>
      </w:pPr>
      <w:rPr>
        <w:rFonts w:ascii="Courier New" w:hAnsi="Courier New" w:hint="default"/>
      </w:rPr>
    </w:lvl>
    <w:lvl w:ilvl="8" w:tplc="DCDA12DA">
      <w:start w:val="1"/>
      <w:numFmt w:val="bullet"/>
      <w:lvlText w:val=""/>
      <w:lvlJc w:val="left"/>
      <w:pPr>
        <w:ind w:left="6480" w:hanging="360"/>
      </w:pPr>
      <w:rPr>
        <w:rFonts w:ascii="Wingdings" w:hAnsi="Wingdings" w:hint="default"/>
      </w:rPr>
    </w:lvl>
  </w:abstractNum>
  <w:abstractNum w:abstractNumId="38" w15:restartNumberingAfterBreak="0">
    <w:nsid w:val="7119242F"/>
    <w:multiLevelType w:val="hybridMultilevel"/>
    <w:tmpl w:val="ACE6728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5A5849"/>
    <w:multiLevelType w:val="hybridMultilevel"/>
    <w:tmpl w:val="FFFFFFFF"/>
    <w:lvl w:ilvl="0" w:tplc="12B87EBE">
      <w:start w:val="1"/>
      <w:numFmt w:val="bullet"/>
      <w:lvlText w:val=""/>
      <w:lvlJc w:val="left"/>
      <w:pPr>
        <w:ind w:left="720" w:hanging="360"/>
      </w:pPr>
      <w:rPr>
        <w:rFonts w:ascii="Symbol" w:hAnsi="Symbol" w:hint="default"/>
      </w:rPr>
    </w:lvl>
    <w:lvl w:ilvl="1" w:tplc="BDB8E8DA">
      <w:start w:val="1"/>
      <w:numFmt w:val="bullet"/>
      <w:lvlText w:val="o"/>
      <w:lvlJc w:val="left"/>
      <w:pPr>
        <w:ind w:left="1440" w:hanging="360"/>
      </w:pPr>
      <w:rPr>
        <w:rFonts w:ascii="Courier New" w:hAnsi="Courier New" w:hint="default"/>
      </w:rPr>
    </w:lvl>
    <w:lvl w:ilvl="2" w:tplc="7ECAA484">
      <w:start w:val="1"/>
      <w:numFmt w:val="bullet"/>
      <w:lvlText w:val=""/>
      <w:lvlJc w:val="left"/>
      <w:pPr>
        <w:ind w:left="2160" w:hanging="360"/>
      </w:pPr>
      <w:rPr>
        <w:rFonts w:ascii="Wingdings" w:hAnsi="Wingdings" w:hint="default"/>
      </w:rPr>
    </w:lvl>
    <w:lvl w:ilvl="3" w:tplc="C73C014E">
      <w:start w:val="1"/>
      <w:numFmt w:val="bullet"/>
      <w:lvlText w:val=""/>
      <w:lvlJc w:val="left"/>
      <w:pPr>
        <w:ind w:left="2880" w:hanging="360"/>
      </w:pPr>
      <w:rPr>
        <w:rFonts w:ascii="Symbol" w:hAnsi="Symbol" w:hint="default"/>
      </w:rPr>
    </w:lvl>
    <w:lvl w:ilvl="4" w:tplc="6646229A">
      <w:start w:val="1"/>
      <w:numFmt w:val="bullet"/>
      <w:lvlText w:val="o"/>
      <w:lvlJc w:val="left"/>
      <w:pPr>
        <w:ind w:left="3600" w:hanging="360"/>
      </w:pPr>
      <w:rPr>
        <w:rFonts w:ascii="Courier New" w:hAnsi="Courier New" w:hint="default"/>
      </w:rPr>
    </w:lvl>
    <w:lvl w:ilvl="5" w:tplc="D16250FA">
      <w:start w:val="1"/>
      <w:numFmt w:val="bullet"/>
      <w:lvlText w:val=""/>
      <w:lvlJc w:val="left"/>
      <w:pPr>
        <w:ind w:left="4320" w:hanging="360"/>
      </w:pPr>
      <w:rPr>
        <w:rFonts w:ascii="Wingdings" w:hAnsi="Wingdings" w:hint="default"/>
      </w:rPr>
    </w:lvl>
    <w:lvl w:ilvl="6" w:tplc="1D80133E">
      <w:start w:val="1"/>
      <w:numFmt w:val="bullet"/>
      <w:lvlText w:val=""/>
      <w:lvlJc w:val="left"/>
      <w:pPr>
        <w:ind w:left="5040" w:hanging="360"/>
      </w:pPr>
      <w:rPr>
        <w:rFonts w:ascii="Symbol" w:hAnsi="Symbol" w:hint="default"/>
      </w:rPr>
    </w:lvl>
    <w:lvl w:ilvl="7" w:tplc="7222F45C">
      <w:start w:val="1"/>
      <w:numFmt w:val="bullet"/>
      <w:lvlText w:val="o"/>
      <w:lvlJc w:val="left"/>
      <w:pPr>
        <w:ind w:left="5760" w:hanging="360"/>
      </w:pPr>
      <w:rPr>
        <w:rFonts w:ascii="Courier New" w:hAnsi="Courier New" w:hint="default"/>
      </w:rPr>
    </w:lvl>
    <w:lvl w:ilvl="8" w:tplc="24229EDE">
      <w:start w:val="1"/>
      <w:numFmt w:val="bullet"/>
      <w:lvlText w:val=""/>
      <w:lvlJc w:val="left"/>
      <w:pPr>
        <w:ind w:left="6480" w:hanging="360"/>
      </w:pPr>
      <w:rPr>
        <w:rFonts w:ascii="Wingdings" w:hAnsi="Wingdings" w:hint="default"/>
      </w:rPr>
    </w:lvl>
  </w:abstractNum>
  <w:abstractNum w:abstractNumId="40" w15:restartNumberingAfterBreak="0">
    <w:nsid w:val="7F5D5AEB"/>
    <w:multiLevelType w:val="hybridMultilevel"/>
    <w:tmpl w:val="F3689B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60D1BD"/>
    <w:multiLevelType w:val="hybridMultilevel"/>
    <w:tmpl w:val="7C125FBA"/>
    <w:lvl w:ilvl="0" w:tplc="C76E80DE">
      <w:start w:val="1"/>
      <w:numFmt w:val="bullet"/>
      <w:lvlText w:val=""/>
      <w:lvlJc w:val="left"/>
      <w:pPr>
        <w:ind w:left="720" w:hanging="360"/>
      </w:pPr>
      <w:rPr>
        <w:rFonts w:ascii="Symbol" w:hAnsi="Symbol" w:hint="default"/>
      </w:rPr>
    </w:lvl>
    <w:lvl w:ilvl="1" w:tplc="4C84CA7E">
      <w:start w:val="1"/>
      <w:numFmt w:val="bullet"/>
      <w:lvlText w:val="o"/>
      <w:lvlJc w:val="left"/>
      <w:pPr>
        <w:ind w:left="1440" w:hanging="360"/>
      </w:pPr>
      <w:rPr>
        <w:rFonts w:ascii="Courier New" w:hAnsi="Courier New" w:hint="default"/>
      </w:rPr>
    </w:lvl>
    <w:lvl w:ilvl="2" w:tplc="ED6AB562">
      <w:start w:val="1"/>
      <w:numFmt w:val="bullet"/>
      <w:lvlText w:val=""/>
      <w:lvlJc w:val="left"/>
      <w:pPr>
        <w:ind w:left="2160" w:hanging="360"/>
      </w:pPr>
      <w:rPr>
        <w:rFonts w:ascii="Wingdings" w:hAnsi="Wingdings" w:hint="default"/>
      </w:rPr>
    </w:lvl>
    <w:lvl w:ilvl="3" w:tplc="EC0889F2">
      <w:start w:val="1"/>
      <w:numFmt w:val="bullet"/>
      <w:lvlText w:val=""/>
      <w:lvlJc w:val="left"/>
      <w:pPr>
        <w:ind w:left="2880" w:hanging="360"/>
      </w:pPr>
      <w:rPr>
        <w:rFonts w:ascii="Symbol" w:hAnsi="Symbol" w:hint="default"/>
      </w:rPr>
    </w:lvl>
    <w:lvl w:ilvl="4" w:tplc="A752A074">
      <w:start w:val="1"/>
      <w:numFmt w:val="bullet"/>
      <w:lvlText w:val="o"/>
      <w:lvlJc w:val="left"/>
      <w:pPr>
        <w:ind w:left="3600" w:hanging="360"/>
      </w:pPr>
      <w:rPr>
        <w:rFonts w:ascii="Courier New" w:hAnsi="Courier New" w:hint="default"/>
      </w:rPr>
    </w:lvl>
    <w:lvl w:ilvl="5" w:tplc="14AA111C">
      <w:start w:val="1"/>
      <w:numFmt w:val="bullet"/>
      <w:lvlText w:val=""/>
      <w:lvlJc w:val="left"/>
      <w:pPr>
        <w:ind w:left="4320" w:hanging="360"/>
      </w:pPr>
      <w:rPr>
        <w:rFonts w:ascii="Wingdings" w:hAnsi="Wingdings" w:hint="default"/>
      </w:rPr>
    </w:lvl>
    <w:lvl w:ilvl="6" w:tplc="A3187CC2">
      <w:start w:val="1"/>
      <w:numFmt w:val="bullet"/>
      <w:lvlText w:val=""/>
      <w:lvlJc w:val="left"/>
      <w:pPr>
        <w:ind w:left="5040" w:hanging="360"/>
      </w:pPr>
      <w:rPr>
        <w:rFonts w:ascii="Symbol" w:hAnsi="Symbol" w:hint="default"/>
      </w:rPr>
    </w:lvl>
    <w:lvl w:ilvl="7" w:tplc="ACEA1F02">
      <w:start w:val="1"/>
      <w:numFmt w:val="bullet"/>
      <w:lvlText w:val="o"/>
      <w:lvlJc w:val="left"/>
      <w:pPr>
        <w:ind w:left="5760" w:hanging="360"/>
      </w:pPr>
      <w:rPr>
        <w:rFonts w:ascii="Courier New" w:hAnsi="Courier New" w:hint="default"/>
      </w:rPr>
    </w:lvl>
    <w:lvl w:ilvl="8" w:tplc="0FF81B16">
      <w:start w:val="1"/>
      <w:numFmt w:val="bullet"/>
      <w:lvlText w:val=""/>
      <w:lvlJc w:val="left"/>
      <w:pPr>
        <w:ind w:left="6480" w:hanging="360"/>
      </w:pPr>
      <w:rPr>
        <w:rFonts w:ascii="Wingdings" w:hAnsi="Wingdings" w:hint="default"/>
      </w:rPr>
    </w:lvl>
  </w:abstractNum>
  <w:num w:numId="1" w16cid:durableId="1342051836">
    <w:abstractNumId w:val="38"/>
  </w:num>
  <w:num w:numId="2" w16cid:durableId="1608346271">
    <w:abstractNumId w:val="4"/>
  </w:num>
  <w:num w:numId="3" w16cid:durableId="499738918">
    <w:abstractNumId w:val="16"/>
  </w:num>
  <w:num w:numId="4" w16cid:durableId="413669788">
    <w:abstractNumId w:val="9"/>
  </w:num>
  <w:num w:numId="5" w16cid:durableId="1687562849">
    <w:abstractNumId w:val="6"/>
  </w:num>
  <w:num w:numId="6" w16cid:durableId="1679506614">
    <w:abstractNumId w:val="32"/>
  </w:num>
  <w:num w:numId="7" w16cid:durableId="1526164816">
    <w:abstractNumId w:val="29"/>
  </w:num>
  <w:num w:numId="8" w16cid:durableId="622348927">
    <w:abstractNumId w:val="35"/>
  </w:num>
  <w:num w:numId="9" w16cid:durableId="1546407992">
    <w:abstractNumId w:val="26"/>
  </w:num>
  <w:num w:numId="10" w16cid:durableId="507214360">
    <w:abstractNumId w:val="19"/>
  </w:num>
  <w:num w:numId="11" w16cid:durableId="104883123">
    <w:abstractNumId w:val="28"/>
  </w:num>
  <w:num w:numId="12" w16cid:durableId="2106031052">
    <w:abstractNumId w:val="0"/>
  </w:num>
  <w:num w:numId="13" w16cid:durableId="1496341968">
    <w:abstractNumId w:val="13"/>
  </w:num>
  <w:num w:numId="14" w16cid:durableId="940917142">
    <w:abstractNumId w:val="11"/>
  </w:num>
  <w:num w:numId="15" w16cid:durableId="1806073514">
    <w:abstractNumId w:val="22"/>
  </w:num>
  <w:num w:numId="16" w16cid:durableId="310136404">
    <w:abstractNumId w:val="18"/>
  </w:num>
  <w:num w:numId="17" w16cid:durableId="322051995">
    <w:abstractNumId w:val="17"/>
  </w:num>
  <w:num w:numId="18" w16cid:durableId="1801609816">
    <w:abstractNumId w:val="1"/>
  </w:num>
  <w:num w:numId="19" w16cid:durableId="2104717580">
    <w:abstractNumId w:val="14"/>
  </w:num>
  <w:num w:numId="20" w16cid:durableId="606038348">
    <w:abstractNumId w:val="41"/>
  </w:num>
  <w:num w:numId="21" w16cid:durableId="59334174">
    <w:abstractNumId w:val="7"/>
  </w:num>
  <w:num w:numId="22" w16cid:durableId="717120304">
    <w:abstractNumId w:val="24"/>
  </w:num>
  <w:num w:numId="23" w16cid:durableId="1627270438">
    <w:abstractNumId w:val="3"/>
  </w:num>
  <w:num w:numId="24" w16cid:durableId="710501858">
    <w:abstractNumId w:val="5"/>
  </w:num>
  <w:num w:numId="25" w16cid:durableId="633945310">
    <w:abstractNumId w:val="37"/>
  </w:num>
  <w:num w:numId="26" w16cid:durableId="183523401">
    <w:abstractNumId w:val="10"/>
  </w:num>
  <w:num w:numId="27" w16cid:durableId="427702215">
    <w:abstractNumId w:val="23"/>
  </w:num>
  <w:num w:numId="28" w16cid:durableId="1833178803">
    <w:abstractNumId w:val="25"/>
  </w:num>
  <w:num w:numId="29" w16cid:durableId="3827922">
    <w:abstractNumId w:val="31"/>
  </w:num>
  <w:num w:numId="30" w16cid:durableId="689449004">
    <w:abstractNumId w:val="27"/>
  </w:num>
  <w:num w:numId="31" w16cid:durableId="1819346007">
    <w:abstractNumId w:val="36"/>
  </w:num>
  <w:num w:numId="32" w16cid:durableId="799610578">
    <w:abstractNumId w:val="30"/>
  </w:num>
  <w:num w:numId="33" w16cid:durableId="1997296584">
    <w:abstractNumId w:val="34"/>
  </w:num>
  <w:num w:numId="34" w16cid:durableId="2057003888">
    <w:abstractNumId w:val="40"/>
  </w:num>
  <w:num w:numId="35" w16cid:durableId="1274482643">
    <w:abstractNumId w:val="21"/>
  </w:num>
  <w:num w:numId="36" w16cid:durableId="1076056630">
    <w:abstractNumId w:val="15"/>
  </w:num>
  <w:num w:numId="37" w16cid:durableId="1734350471">
    <w:abstractNumId w:val="39"/>
  </w:num>
  <w:num w:numId="38" w16cid:durableId="77823853">
    <w:abstractNumId w:val="2"/>
  </w:num>
  <w:num w:numId="39" w16cid:durableId="1185484186">
    <w:abstractNumId w:val="8"/>
  </w:num>
  <w:num w:numId="40" w16cid:durableId="1958949442">
    <w:abstractNumId w:val="33"/>
  </w:num>
  <w:num w:numId="41" w16cid:durableId="1729692722">
    <w:abstractNumId w:val="20"/>
  </w:num>
  <w:num w:numId="42" w16cid:durableId="193570214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hruv Ragunathan">
    <w15:presenceInfo w15:providerId="AD" w15:userId="S::Dhruv.Ragunathan@ellkay.com::5591f6f0-e8b0-4d0e-aee1-9af69e4315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0C5"/>
    <w:rsid w:val="000030B3"/>
    <w:rsid w:val="00003EDA"/>
    <w:rsid w:val="00003EF8"/>
    <w:rsid w:val="00005113"/>
    <w:rsid w:val="00005D5F"/>
    <w:rsid w:val="00006187"/>
    <w:rsid w:val="00006CF1"/>
    <w:rsid w:val="00006E75"/>
    <w:rsid w:val="000101DF"/>
    <w:rsid w:val="0001066F"/>
    <w:rsid w:val="00010F3A"/>
    <w:rsid w:val="00011C1C"/>
    <w:rsid w:val="0001248C"/>
    <w:rsid w:val="000124EE"/>
    <w:rsid w:val="000136FD"/>
    <w:rsid w:val="00013A9F"/>
    <w:rsid w:val="00013D45"/>
    <w:rsid w:val="000146A6"/>
    <w:rsid w:val="00015461"/>
    <w:rsid w:val="00015812"/>
    <w:rsid w:val="00015FEF"/>
    <w:rsid w:val="00016B47"/>
    <w:rsid w:val="00017019"/>
    <w:rsid w:val="00020478"/>
    <w:rsid w:val="0002069C"/>
    <w:rsid w:val="00020A12"/>
    <w:rsid w:val="00021230"/>
    <w:rsid w:val="000212D5"/>
    <w:rsid w:val="0002250B"/>
    <w:rsid w:val="00025734"/>
    <w:rsid w:val="0002588F"/>
    <w:rsid w:val="00025959"/>
    <w:rsid w:val="0002599D"/>
    <w:rsid w:val="00025D8B"/>
    <w:rsid w:val="00026B42"/>
    <w:rsid w:val="00026EC4"/>
    <w:rsid w:val="00027820"/>
    <w:rsid w:val="00030D62"/>
    <w:rsid w:val="000320EA"/>
    <w:rsid w:val="00032218"/>
    <w:rsid w:val="0003292A"/>
    <w:rsid w:val="0003337F"/>
    <w:rsid w:val="0003450F"/>
    <w:rsid w:val="00034EAC"/>
    <w:rsid w:val="00035B2D"/>
    <w:rsid w:val="00035FB4"/>
    <w:rsid w:val="000379C7"/>
    <w:rsid w:val="00037A3A"/>
    <w:rsid w:val="00037A88"/>
    <w:rsid w:val="0004154B"/>
    <w:rsid w:val="0004161B"/>
    <w:rsid w:val="000418C5"/>
    <w:rsid w:val="00042707"/>
    <w:rsid w:val="000427A6"/>
    <w:rsid w:val="00042947"/>
    <w:rsid w:val="00042A98"/>
    <w:rsid w:val="00043053"/>
    <w:rsid w:val="0004408C"/>
    <w:rsid w:val="0004479F"/>
    <w:rsid w:val="00045391"/>
    <w:rsid w:val="000459EB"/>
    <w:rsid w:val="00046FFE"/>
    <w:rsid w:val="000477B5"/>
    <w:rsid w:val="0004794E"/>
    <w:rsid w:val="00050CAA"/>
    <w:rsid w:val="00050CBA"/>
    <w:rsid w:val="00050ECC"/>
    <w:rsid w:val="00051F8E"/>
    <w:rsid w:val="000522EE"/>
    <w:rsid w:val="00052E8A"/>
    <w:rsid w:val="000532C6"/>
    <w:rsid w:val="000535B1"/>
    <w:rsid w:val="00053A82"/>
    <w:rsid w:val="00053EBF"/>
    <w:rsid w:val="000568B4"/>
    <w:rsid w:val="0005735F"/>
    <w:rsid w:val="00057901"/>
    <w:rsid w:val="00057DDD"/>
    <w:rsid w:val="00057FF7"/>
    <w:rsid w:val="00060634"/>
    <w:rsid w:val="000606F4"/>
    <w:rsid w:val="00060B3B"/>
    <w:rsid w:val="00060DBD"/>
    <w:rsid w:val="000617D1"/>
    <w:rsid w:val="000631F0"/>
    <w:rsid w:val="000637EB"/>
    <w:rsid w:val="000642FA"/>
    <w:rsid w:val="0006470E"/>
    <w:rsid w:val="0006591A"/>
    <w:rsid w:val="00066E65"/>
    <w:rsid w:val="00066F7F"/>
    <w:rsid w:val="0006708D"/>
    <w:rsid w:val="000671A4"/>
    <w:rsid w:val="00067F29"/>
    <w:rsid w:val="0007100D"/>
    <w:rsid w:val="000717B1"/>
    <w:rsid w:val="0007244F"/>
    <w:rsid w:val="00072C47"/>
    <w:rsid w:val="0007518F"/>
    <w:rsid w:val="0007579C"/>
    <w:rsid w:val="00076A7D"/>
    <w:rsid w:val="00080D54"/>
    <w:rsid w:val="0008209F"/>
    <w:rsid w:val="0008450B"/>
    <w:rsid w:val="00084755"/>
    <w:rsid w:val="00084B48"/>
    <w:rsid w:val="0008508E"/>
    <w:rsid w:val="0008551F"/>
    <w:rsid w:val="00085967"/>
    <w:rsid w:val="000860D1"/>
    <w:rsid w:val="00086BA6"/>
    <w:rsid w:val="0008705A"/>
    <w:rsid w:val="000878FF"/>
    <w:rsid w:val="00087BE3"/>
    <w:rsid w:val="00090ACF"/>
    <w:rsid w:val="000911BD"/>
    <w:rsid w:val="000927B2"/>
    <w:rsid w:val="00092918"/>
    <w:rsid w:val="00092C94"/>
    <w:rsid w:val="0009414C"/>
    <w:rsid w:val="00094B27"/>
    <w:rsid w:val="00095744"/>
    <w:rsid w:val="000959AF"/>
    <w:rsid w:val="0009688E"/>
    <w:rsid w:val="00096F16"/>
    <w:rsid w:val="00097C88"/>
    <w:rsid w:val="000A069D"/>
    <w:rsid w:val="000A08A3"/>
    <w:rsid w:val="000A0ABF"/>
    <w:rsid w:val="000A0BA4"/>
    <w:rsid w:val="000A173B"/>
    <w:rsid w:val="000A1849"/>
    <w:rsid w:val="000A359A"/>
    <w:rsid w:val="000A36C8"/>
    <w:rsid w:val="000A3ADD"/>
    <w:rsid w:val="000A6451"/>
    <w:rsid w:val="000A668E"/>
    <w:rsid w:val="000A6CAF"/>
    <w:rsid w:val="000A6EF3"/>
    <w:rsid w:val="000A7E39"/>
    <w:rsid w:val="000B054D"/>
    <w:rsid w:val="000B08C2"/>
    <w:rsid w:val="000B10BA"/>
    <w:rsid w:val="000B239A"/>
    <w:rsid w:val="000B4F98"/>
    <w:rsid w:val="000B55FA"/>
    <w:rsid w:val="000B570B"/>
    <w:rsid w:val="000B5DC4"/>
    <w:rsid w:val="000B6892"/>
    <w:rsid w:val="000B696D"/>
    <w:rsid w:val="000B6F88"/>
    <w:rsid w:val="000B7606"/>
    <w:rsid w:val="000B7F58"/>
    <w:rsid w:val="000C2785"/>
    <w:rsid w:val="000C28D3"/>
    <w:rsid w:val="000C2E89"/>
    <w:rsid w:val="000C39CA"/>
    <w:rsid w:val="000C4FE1"/>
    <w:rsid w:val="000C53D7"/>
    <w:rsid w:val="000C5474"/>
    <w:rsid w:val="000C76BF"/>
    <w:rsid w:val="000D0016"/>
    <w:rsid w:val="000D0124"/>
    <w:rsid w:val="000D3883"/>
    <w:rsid w:val="000D3DCF"/>
    <w:rsid w:val="000D4514"/>
    <w:rsid w:val="000D490D"/>
    <w:rsid w:val="000D4C7F"/>
    <w:rsid w:val="000D4CB4"/>
    <w:rsid w:val="000D6E39"/>
    <w:rsid w:val="000D6F7C"/>
    <w:rsid w:val="000D7793"/>
    <w:rsid w:val="000E0488"/>
    <w:rsid w:val="000E0A82"/>
    <w:rsid w:val="000E0C6E"/>
    <w:rsid w:val="000E123B"/>
    <w:rsid w:val="000E1949"/>
    <w:rsid w:val="000E1DCE"/>
    <w:rsid w:val="000E1F53"/>
    <w:rsid w:val="000E2045"/>
    <w:rsid w:val="000E21E9"/>
    <w:rsid w:val="000E2276"/>
    <w:rsid w:val="000E3217"/>
    <w:rsid w:val="000E3CF3"/>
    <w:rsid w:val="000E40D2"/>
    <w:rsid w:val="000E4121"/>
    <w:rsid w:val="000E446B"/>
    <w:rsid w:val="000E4F99"/>
    <w:rsid w:val="000E5075"/>
    <w:rsid w:val="000E5E1B"/>
    <w:rsid w:val="000E6613"/>
    <w:rsid w:val="000F0356"/>
    <w:rsid w:val="000F06AB"/>
    <w:rsid w:val="000F0A55"/>
    <w:rsid w:val="000F0AEE"/>
    <w:rsid w:val="000F2145"/>
    <w:rsid w:val="000F215D"/>
    <w:rsid w:val="000F225B"/>
    <w:rsid w:val="000F274D"/>
    <w:rsid w:val="000F28DA"/>
    <w:rsid w:val="000F2960"/>
    <w:rsid w:val="000F3225"/>
    <w:rsid w:val="000F3AE8"/>
    <w:rsid w:val="000F3E17"/>
    <w:rsid w:val="000F4AA2"/>
    <w:rsid w:val="000F56F7"/>
    <w:rsid w:val="000F5D47"/>
    <w:rsid w:val="000F5E00"/>
    <w:rsid w:val="000F6EF0"/>
    <w:rsid w:val="000F7B5D"/>
    <w:rsid w:val="0010007B"/>
    <w:rsid w:val="0010079C"/>
    <w:rsid w:val="00100959"/>
    <w:rsid w:val="00100C70"/>
    <w:rsid w:val="00102293"/>
    <w:rsid w:val="00102645"/>
    <w:rsid w:val="00102824"/>
    <w:rsid w:val="00102E06"/>
    <w:rsid w:val="00103B3C"/>
    <w:rsid w:val="0010598D"/>
    <w:rsid w:val="00106DC6"/>
    <w:rsid w:val="00107A5D"/>
    <w:rsid w:val="00107BE4"/>
    <w:rsid w:val="00110364"/>
    <w:rsid w:val="00110B7B"/>
    <w:rsid w:val="00111016"/>
    <w:rsid w:val="0011168F"/>
    <w:rsid w:val="001119EC"/>
    <w:rsid w:val="00115379"/>
    <w:rsid w:val="0011594D"/>
    <w:rsid w:val="001159B4"/>
    <w:rsid w:val="00115D59"/>
    <w:rsid w:val="00115F15"/>
    <w:rsid w:val="001172B2"/>
    <w:rsid w:val="00117B1A"/>
    <w:rsid w:val="00120054"/>
    <w:rsid w:val="001208C8"/>
    <w:rsid w:val="001225DE"/>
    <w:rsid w:val="00122CA5"/>
    <w:rsid w:val="0012300D"/>
    <w:rsid w:val="00124443"/>
    <w:rsid w:val="00125612"/>
    <w:rsid w:val="00125D87"/>
    <w:rsid w:val="00127331"/>
    <w:rsid w:val="00131412"/>
    <w:rsid w:val="001315DC"/>
    <w:rsid w:val="00131A7E"/>
    <w:rsid w:val="0013263F"/>
    <w:rsid w:val="00132793"/>
    <w:rsid w:val="00132E7D"/>
    <w:rsid w:val="00133496"/>
    <w:rsid w:val="00133848"/>
    <w:rsid w:val="0013426F"/>
    <w:rsid w:val="00134DA9"/>
    <w:rsid w:val="00134F43"/>
    <w:rsid w:val="001361E7"/>
    <w:rsid w:val="00136677"/>
    <w:rsid w:val="001371D2"/>
    <w:rsid w:val="00137488"/>
    <w:rsid w:val="00137E70"/>
    <w:rsid w:val="001405C1"/>
    <w:rsid w:val="00140F16"/>
    <w:rsid w:val="00141603"/>
    <w:rsid w:val="00141691"/>
    <w:rsid w:val="00142404"/>
    <w:rsid w:val="00144101"/>
    <w:rsid w:val="0014421F"/>
    <w:rsid w:val="0014465D"/>
    <w:rsid w:val="00145D71"/>
    <w:rsid w:val="00146D53"/>
    <w:rsid w:val="0015010A"/>
    <w:rsid w:val="00150396"/>
    <w:rsid w:val="00150B69"/>
    <w:rsid w:val="00151544"/>
    <w:rsid w:val="00151A95"/>
    <w:rsid w:val="00151C50"/>
    <w:rsid w:val="00152458"/>
    <w:rsid w:val="0015457C"/>
    <w:rsid w:val="00154789"/>
    <w:rsid w:val="00154E47"/>
    <w:rsid w:val="00155350"/>
    <w:rsid w:val="00155AE1"/>
    <w:rsid w:val="001561FF"/>
    <w:rsid w:val="00156239"/>
    <w:rsid w:val="00156F14"/>
    <w:rsid w:val="00157C36"/>
    <w:rsid w:val="00160247"/>
    <w:rsid w:val="0016045E"/>
    <w:rsid w:val="001615D3"/>
    <w:rsid w:val="001617BA"/>
    <w:rsid w:val="00161828"/>
    <w:rsid w:val="00161922"/>
    <w:rsid w:val="00161CAF"/>
    <w:rsid w:val="00162F58"/>
    <w:rsid w:val="0016310F"/>
    <w:rsid w:val="00163238"/>
    <w:rsid w:val="0016326C"/>
    <w:rsid w:val="001639AC"/>
    <w:rsid w:val="00163C9A"/>
    <w:rsid w:val="0016488A"/>
    <w:rsid w:val="00164A26"/>
    <w:rsid w:val="0016566F"/>
    <w:rsid w:val="00165909"/>
    <w:rsid w:val="00165943"/>
    <w:rsid w:val="00167868"/>
    <w:rsid w:val="00167B9A"/>
    <w:rsid w:val="00169745"/>
    <w:rsid w:val="00170253"/>
    <w:rsid w:val="00170B35"/>
    <w:rsid w:val="00170FDF"/>
    <w:rsid w:val="00171460"/>
    <w:rsid w:val="001719A0"/>
    <w:rsid w:val="00173A92"/>
    <w:rsid w:val="001747EC"/>
    <w:rsid w:val="001751DC"/>
    <w:rsid w:val="001762AA"/>
    <w:rsid w:val="00176323"/>
    <w:rsid w:val="0017636E"/>
    <w:rsid w:val="001769F6"/>
    <w:rsid w:val="001772A6"/>
    <w:rsid w:val="00180038"/>
    <w:rsid w:val="00180952"/>
    <w:rsid w:val="00181F29"/>
    <w:rsid w:val="0018208F"/>
    <w:rsid w:val="00182530"/>
    <w:rsid w:val="00182C17"/>
    <w:rsid w:val="001831AF"/>
    <w:rsid w:val="00183EF4"/>
    <w:rsid w:val="00184A36"/>
    <w:rsid w:val="00186218"/>
    <w:rsid w:val="00190079"/>
    <w:rsid w:val="00190FE2"/>
    <w:rsid w:val="00191404"/>
    <w:rsid w:val="00191C73"/>
    <w:rsid w:val="001922F4"/>
    <w:rsid w:val="001933C7"/>
    <w:rsid w:val="0019393E"/>
    <w:rsid w:val="001942AA"/>
    <w:rsid w:val="00194580"/>
    <w:rsid w:val="00194588"/>
    <w:rsid w:val="00194B97"/>
    <w:rsid w:val="00194D72"/>
    <w:rsid w:val="001959B2"/>
    <w:rsid w:val="00195F9B"/>
    <w:rsid w:val="0019626E"/>
    <w:rsid w:val="00197120"/>
    <w:rsid w:val="001976A0"/>
    <w:rsid w:val="001A0CDB"/>
    <w:rsid w:val="001A0FC6"/>
    <w:rsid w:val="001A186A"/>
    <w:rsid w:val="001A18EF"/>
    <w:rsid w:val="001A1C2B"/>
    <w:rsid w:val="001A2343"/>
    <w:rsid w:val="001A2571"/>
    <w:rsid w:val="001A3B5C"/>
    <w:rsid w:val="001A5897"/>
    <w:rsid w:val="001A6A60"/>
    <w:rsid w:val="001A6C4B"/>
    <w:rsid w:val="001A6D33"/>
    <w:rsid w:val="001A7F35"/>
    <w:rsid w:val="001B0BBD"/>
    <w:rsid w:val="001B10A5"/>
    <w:rsid w:val="001B1956"/>
    <w:rsid w:val="001B2248"/>
    <w:rsid w:val="001B2CFF"/>
    <w:rsid w:val="001B3F41"/>
    <w:rsid w:val="001B46D4"/>
    <w:rsid w:val="001B4898"/>
    <w:rsid w:val="001B4D9D"/>
    <w:rsid w:val="001B4E92"/>
    <w:rsid w:val="001B4F0C"/>
    <w:rsid w:val="001B5C5B"/>
    <w:rsid w:val="001B6350"/>
    <w:rsid w:val="001B635E"/>
    <w:rsid w:val="001B642D"/>
    <w:rsid w:val="001B6EE8"/>
    <w:rsid w:val="001B71A4"/>
    <w:rsid w:val="001C0595"/>
    <w:rsid w:val="001C0823"/>
    <w:rsid w:val="001C0CBE"/>
    <w:rsid w:val="001C1B7C"/>
    <w:rsid w:val="001C3419"/>
    <w:rsid w:val="001C4C9A"/>
    <w:rsid w:val="001C58A1"/>
    <w:rsid w:val="001C5FB2"/>
    <w:rsid w:val="001C7641"/>
    <w:rsid w:val="001C7C79"/>
    <w:rsid w:val="001D06C3"/>
    <w:rsid w:val="001D2EEA"/>
    <w:rsid w:val="001D36E2"/>
    <w:rsid w:val="001D629E"/>
    <w:rsid w:val="001D75EB"/>
    <w:rsid w:val="001D795C"/>
    <w:rsid w:val="001E1318"/>
    <w:rsid w:val="001E200E"/>
    <w:rsid w:val="001E2141"/>
    <w:rsid w:val="001E2DD7"/>
    <w:rsid w:val="001E341B"/>
    <w:rsid w:val="001E379D"/>
    <w:rsid w:val="001E3A7E"/>
    <w:rsid w:val="001E52C6"/>
    <w:rsid w:val="001E5D05"/>
    <w:rsid w:val="001E6681"/>
    <w:rsid w:val="001E78E8"/>
    <w:rsid w:val="001E7F6F"/>
    <w:rsid w:val="001F0007"/>
    <w:rsid w:val="001F03A5"/>
    <w:rsid w:val="001F0A21"/>
    <w:rsid w:val="001F173A"/>
    <w:rsid w:val="001F184F"/>
    <w:rsid w:val="001F18D1"/>
    <w:rsid w:val="001F2C56"/>
    <w:rsid w:val="001F3428"/>
    <w:rsid w:val="001F3C6F"/>
    <w:rsid w:val="001F46F5"/>
    <w:rsid w:val="001F48BF"/>
    <w:rsid w:val="001F4BB4"/>
    <w:rsid w:val="001F515F"/>
    <w:rsid w:val="001F5396"/>
    <w:rsid w:val="001F58D2"/>
    <w:rsid w:val="001F5C10"/>
    <w:rsid w:val="001F6698"/>
    <w:rsid w:val="001F6BA8"/>
    <w:rsid w:val="002005F7"/>
    <w:rsid w:val="00201AD7"/>
    <w:rsid w:val="00202CD2"/>
    <w:rsid w:val="0020345F"/>
    <w:rsid w:val="00203992"/>
    <w:rsid w:val="002051D5"/>
    <w:rsid w:val="002053ED"/>
    <w:rsid w:val="002057FC"/>
    <w:rsid w:val="002058CD"/>
    <w:rsid w:val="00205CE0"/>
    <w:rsid w:val="00205F39"/>
    <w:rsid w:val="0020610E"/>
    <w:rsid w:val="00206E55"/>
    <w:rsid w:val="00206EFC"/>
    <w:rsid w:val="00207978"/>
    <w:rsid w:val="0021035D"/>
    <w:rsid w:val="00211276"/>
    <w:rsid w:val="00211DC8"/>
    <w:rsid w:val="00212DA9"/>
    <w:rsid w:val="002133B9"/>
    <w:rsid w:val="00213F10"/>
    <w:rsid w:val="00214B53"/>
    <w:rsid w:val="00215699"/>
    <w:rsid w:val="002158C9"/>
    <w:rsid w:val="00216914"/>
    <w:rsid w:val="00216D3A"/>
    <w:rsid w:val="00217485"/>
    <w:rsid w:val="0022029A"/>
    <w:rsid w:val="0022156F"/>
    <w:rsid w:val="00223DBD"/>
    <w:rsid w:val="002242D9"/>
    <w:rsid w:val="0022772F"/>
    <w:rsid w:val="00230330"/>
    <w:rsid w:val="002325A9"/>
    <w:rsid w:val="00233A71"/>
    <w:rsid w:val="00233B19"/>
    <w:rsid w:val="00233E84"/>
    <w:rsid w:val="00234392"/>
    <w:rsid w:val="00235098"/>
    <w:rsid w:val="002361F7"/>
    <w:rsid w:val="002367B9"/>
    <w:rsid w:val="00236CAD"/>
    <w:rsid w:val="00236CEE"/>
    <w:rsid w:val="00237E50"/>
    <w:rsid w:val="002405F4"/>
    <w:rsid w:val="00241918"/>
    <w:rsid w:val="00241996"/>
    <w:rsid w:val="002437E9"/>
    <w:rsid w:val="00243C88"/>
    <w:rsid w:val="002448FD"/>
    <w:rsid w:val="00244918"/>
    <w:rsid w:val="00244C08"/>
    <w:rsid w:val="00245120"/>
    <w:rsid w:val="00245D24"/>
    <w:rsid w:val="0024610A"/>
    <w:rsid w:val="00246540"/>
    <w:rsid w:val="00246850"/>
    <w:rsid w:val="00247AF3"/>
    <w:rsid w:val="0025091D"/>
    <w:rsid w:val="00251873"/>
    <w:rsid w:val="00252310"/>
    <w:rsid w:val="00252F07"/>
    <w:rsid w:val="002530EA"/>
    <w:rsid w:val="00253245"/>
    <w:rsid w:val="00253C53"/>
    <w:rsid w:val="002544D1"/>
    <w:rsid w:val="00254A85"/>
    <w:rsid w:val="00254E58"/>
    <w:rsid w:val="002561D0"/>
    <w:rsid w:val="00257516"/>
    <w:rsid w:val="0025790A"/>
    <w:rsid w:val="002602C0"/>
    <w:rsid w:val="002613E2"/>
    <w:rsid w:val="0026154B"/>
    <w:rsid w:val="0026173A"/>
    <w:rsid w:val="00263326"/>
    <w:rsid w:val="0026434D"/>
    <w:rsid w:val="0026460F"/>
    <w:rsid w:val="00264B43"/>
    <w:rsid w:val="00264F25"/>
    <w:rsid w:val="00266062"/>
    <w:rsid w:val="002660E3"/>
    <w:rsid w:val="0026698B"/>
    <w:rsid w:val="00267C0A"/>
    <w:rsid w:val="0027161A"/>
    <w:rsid w:val="00272576"/>
    <w:rsid w:val="00272FDF"/>
    <w:rsid w:val="002732D1"/>
    <w:rsid w:val="00273518"/>
    <w:rsid w:val="00273D79"/>
    <w:rsid w:val="002761CB"/>
    <w:rsid w:val="00276303"/>
    <w:rsid w:val="00276CE9"/>
    <w:rsid w:val="0027750B"/>
    <w:rsid w:val="00280788"/>
    <w:rsid w:val="0028098A"/>
    <w:rsid w:val="00280E4A"/>
    <w:rsid w:val="002811C5"/>
    <w:rsid w:val="002826C1"/>
    <w:rsid w:val="00282EC4"/>
    <w:rsid w:val="00283B41"/>
    <w:rsid w:val="0028404E"/>
    <w:rsid w:val="002848D2"/>
    <w:rsid w:val="00284DFD"/>
    <w:rsid w:val="00286745"/>
    <w:rsid w:val="002870AB"/>
    <w:rsid w:val="0029007A"/>
    <w:rsid w:val="0029017F"/>
    <w:rsid w:val="00291FC1"/>
    <w:rsid w:val="00292DA4"/>
    <w:rsid w:val="00293024"/>
    <w:rsid w:val="00293508"/>
    <w:rsid w:val="00293861"/>
    <w:rsid w:val="002947C7"/>
    <w:rsid w:val="0029664B"/>
    <w:rsid w:val="00297F20"/>
    <w:rsid w:val="0029E915"/>
    <w:rsid w:val="002A080A"/>
    <w:rsid w:val="002A0886"/>
    <w:rsid w:val="002A12CD"/>
    <w:rsid w:val="002A289E"/>
    <w:rsid w:val="002A3094"/>
    <w:rsid w:val="002A4225"/>
    <w:rsid w:val="002A4D9D"/>
    <w:rsid w:val="002A4E24"/>
    <w:rsid w:val="002A5E11"/>
    <w:rsid w:val="002A5E7C"/>
    <w:rsid w:val="002A6204"/>
    <w:rsid w:val="002A6766"/>
    <w:rsid w:val="002A6927"/>
    <w:rsid w:val="002A6F48"/>
    <w:rsid w:val="002A70C4"/>
    <w:rsid w:val="002A70D0"/>
    <w:rsid w:val="002B02F1"/>
    <w:rsid w:val="002B1412"/>
    <w:rsid w:val="002B1504"/>
    <w:rsid w:val="002B22B1"/>
    <w:rsid w:val="002B36ED"/>
    <w:rsid w:val="002B3925"/>
    <w:rsid w:val="002B3BE7"/>
    <w:rsid w:val="002B4357"/>
    <w:rsid w:val="002B4D3C"/>
    <w:rsid w:val="002B54D2"/>
    <w:rsid w:val="002B6168"/>
    <w:rsid w:val="002B6FFF"/>
    <w:rsid w:val="002B7184"/>
    <w:rsid w:val="002B7348"/>
    <w:rsid w:val="002C0462"/>
    <w:rsid w:val="002C059C"/>
    <w:rsid w:val="002C230B"/>
    <w:rsid w:val="002C2973"/>
    <w:rsid w:val="002C2A53"/>
    <w:rsid w:val="002C2EFA"/>
    <w:rsid w:val="002C3004"/>
    <w:rsid w:val="002C31B6"/>
    <w:rsid w:val="002C441A"/>
    <w:rsid w:val="002C44CE"/>
    <w:rsid w:val="002C5378"/>
    <w:rsid w:val="002C5CF0"/>
    <w:rsid w:val="002C696F"/>
    <w:rsid w:val="002C6ACB"/>
    <w:rsid w:val="002C6E00"/>
    <w:rsid w:val="002C6FF2"/>
    <w:rsid w:val="002C7C0E"/>
    <w:rsid w:val="002C7CB6"/>
    <w:rsid w:val="002C7D14"/>
    <w:rsid w:val="002C7D61"/>
    <w:rsid w:val="002D1704"/>
    <w:rsid w:val="002D1CC5"/>
    <w:rsid w:val="002D23D9"/>
    <w:rsid w:val="002D2F39"/>
    <w:rsid w:val="002D3865"/>
    <w:rsid w:val="002D3B9B"/>
    <w:rsid w:val="002D3E20"/>
    <w:rsid w:val="002D3F53"/>
    <w:rsid w:val="002D4DD9"/>
    <w:rsid w:val="002D5F4F"/>
    <w:rsid w:val="002D6AB5"/>
    <w:rsid w:val="002D6D6F"/>
    <w:rsid w:val="002D7204"/>
    <w:rsid w:val="002D72EA"/>
    <w:rsid w:val="002D7566"/>
    <w:rsid w:val="002D7C7E"/>
    <w:rsid w:val="002D7DC6"/>
    <w:rsid w:val="002E0639"/>
    <w:rsid w:val="002E091B"/>
    <w:rsid w:val="002E0C61"/>
    <w:rsid w:val="002E1289"/>
    <w:rsid w:val="002E1453"/>
    <w:rsid w:val="002E2130"/>
    <w:rsid w:val="002E2498"/>
    <w:rsid w:val="002E31C1"/>
    <w:rsid w:val="002E3D36"/>
    <w:rsid w:val="002E3D64"/>
    <w:rsid w:val="002E423B"/>
    <w:rsid w:val="002E6C29"/>
    <w:rsid w:val="002E6E7E"/>
    <w:rsid w:val="002E6EA7"/>
    <w:rsid w:val="002E6F3A"/>
    <w:rsid w:val="002E71D7"/>
    <w:rsid w:val="002E7541"/>
    <w:rsid w:val="002F3A67"/>
    <w:rsid w:val="002F3C92"/>
    <w:rsid w:val="002F3F83"/>
    <w:rsid w:val="002F4072"/>
    <w:rsid w:val="002F440A"/>
    <w:rsid w:val="002F44B6"/>
    <w:rsid w:val="002F6308"/>
    <w:rsid w:val="002F672B"/>
    <w:rsid w:val="002F73AE"/>
    <w:rsid w:val="002F7E3D"/>
    <w:rsid w:val="00300349"/>
    <w:rsid w:val="003009C5"/>
    <w:rsid w:val="003022CC"/>
    <w:rsid w:val="00302A6E"/>
    <w:rsid w:val="00303427"/>
    <w:rsid w:val="003037E7"/>
    <w:rsid w:val="00303C65"/>
    <w:rsid w:val="003042F3"/>
    <w:rsid w:val="00304436"/>
    <w:rsid w:val="00306058"/>
    <w:rsid w:val="00307586"/>
    <w:rsid w:val="00310ECF"/>
    <w:rsid w:val="00312CAD"/>
    <w:rsid w:val="00312F25"/>
    <w:rsid w:val="0031378B"/>
    <w:rsid w:val="00313A65"/>
    <w:rsid w:val="00313D90"/>
    <w:rsid w:val="003147A7"/>
    <w:rsid w:val="00314E59"/>
    <w:rsid w:val="003153DE"/>
    <w:rsid w:val="00315B7E"/>
    <w:rsid w:val="00316F1B"/>
    <w:rsid w:val="00317335"/>
    <w:rsid w:val="00317726"/>
    <w:rsid w:val="00317A4B"/>
    <w:rsid w:val="00317A4E"/>
    <w:rsid w:val="00320015"/>
    <w:rsid w:val="00321BA4"/>
    <w:rsid w:val="00323310"/>
    <w:rsid w:val="00323B1F"/>
    <w:rsid w:val="00324C36"/>
    <w:rsid w:val="00324EBD"/>
    <w:rsid w:val="0032516A"/>
    <w:rsid w:val="00325CA7"/>
    <w:rsid w:val="003263F5"/>
    <w:rsid w:val="00326C60"/>
    <w:rsid w:val="003270E9"/>
    <w:rsid w:val="00327609"/>
    <w:rsid w:val="003314F1"/>
    <w:rsid w:val="00331BB3"/>
    <w:rsid w:val="00331CDF"/>
    <w:rsid w:val="00331DAE"/>
    <w:rsid w:val="003325F6"/>
    <w:rsid w:val="00332ADA"/>
    <w:rsid w:val="003352DA"/>
    <w:rsid w:val="0033582A"/>
    <w:rsid w:val="003368A8"/>
    <w:rsid w:val="00340842"/>
    <w:rsid w:val="003409CE"/>
    <w:rsid w:val="00340EF7"/>
    <w:rsid w:val="0034167A"/>
    <w:rsid w:val="00341E7D"/>
    <w:rsid w:val="00342AF6"/>
    <w:rsid w:val="00342B09"/>
    <w:rsid w:val="00342BAD"/>
    <w:rsid w:val="003438D3"/>
    <w:rsid w:val="003439C5"/>
    <w:rsid w:val="003457A4"/>
    <w:rsid w:val="00345DDA"/>
    <w:rsid w:val="00346324"/>
    <w:rsid w:val="00347039"/>
    <w:rsid w:val="00347CB9"/>
    <w:rsid w:val="0034AF42"/>
    <w:rsid w:val="00350D17"/>
    <w:rsid w:val="003511F6"/>
    <w:rsid w:val="00351D7A"/>
    <w:rsid w:val="00353658"/>
    <w:rsid w:val="00354BB3"/>
    <w:rsid w:val="003550D3"/>
    <w:rsid w:val="003557AE"/>
    <w:rsid w:val="00356231"/>
    <w:rsid w:val="003562BB"/>
    <w:rsid w:val="00356CB0"/>
    <w:rsid w:val="00360EFB"/>
    <w:rsid w:val="0036152E"/>
    <w:rsid w:val="00361EE8"/>
    <w:rsid w:val="0036234E"/>
    <w:rsid w:val="003632A3"/>
    <w:rsid w:val="00363D9F"/>
    <w:rsid w:val="003658B6"/>
    <w:rsid w:val="003666B3"/>
    <w:rsid w:val="00367279"/>
    <w:rsid w:val="003675A2"/>
    <w:rsid w:val="00367608"/>
    <w:rsid w:val="00367C21"/>
    <w:rsid w:val="00370CAA"/>
    <w:rsid w:val="00370FBF"/>
    <w:rsid w:val="003738B8"/>
    <w:rsid w:val="00374921"/>
    <w:rsid w:val="00376144"/>
    <w:rsid w:val="003763F3"/>
    <w:rsid w:val="00376F11"/>
    <w:rsid w:val="00377078"/>
    <w:rsid w:val="00377256"/>
    <w:rsid w:val="00377BAE"/>
    <w:rsid w:val="003801B9"/>
    <w:rsid w:val="003805DE"/>
    <w:rsid w:val="00380F41"/>
    <w:rsid w:val="003817C3"/>
    <w:rsid w:val="00383A17"/>
    <w:rsid w:val="00385686"/>
    <w:rsid w:val="003860AE"/>
    <w:rsid w:val="0038744F"/>
    <w:rsid w:val="003876E8"/>
    <w:rsid w:val="0039030A"/>
    <w:rsid w:val="0039065C"/>
    <w:rsid w:val="00390B6B"/>
    <w:rsid w:val="0039126E"/>
    <w:rsid w:val="0039129D"/>
    <w:rsid w:val="003920EA"/>
    <w:rsid w:val="00392165"/>
    <w:rsid w:val="0039254D"/>
    <w:rsid w:val="00392AE9"/>
    <w:rsid w:val="00393413"/>
    <w:rsid w:val="003937DF"/>
    <w:rsid w:val="0039428F"/>
    <w:rsid w:val="00394D65"/>
    <w:rsid w:val="003950A8"/>
    <w:rsid w:val="00395369"/>
    <w:rsid w:val="00395D91"/>
    <w:rsid w:val="003960C8"/>
    <w:rsid w:val="003972D8"/>
    <w:rsid w:val="003A0727"/>
    <w:rsid w:val="003A079F"/>
    <w:rsid w:val="003A083B"/>
    <w:rsid w:val="003A0E81"/>
    <w:rsid w:val="003A29B0"/>
    <w:rsid w:val="003A2E67"/>
    <w:rsid w:val="003A2F77"/>
    <w:rsid w:val="003A3A27"/>
    <w:rsid w:val="003A48FB"/>
    <w:rsid w:val="003A4AB8"/>
    <w:rsid w:val="003A4E48"/>
    <w:rsid w:val="003A5835"/>
    <w:rsid w:val="003A5EE1"/>
    <w:rsid w:val="003A616D"/>
    <w:rsid w:val="003A745B"/>
    <w:rsid w:val="003A755D"/>
    <w:rsid w:val="003B0113"/>
    <w:rsid w:val="003B0996"/>
    <w:rsid w:val="003B1681"/>
    <w:rsid w:val="003B18F2"/>
    <w:rsid w:val="003B2865"/>
    <w:rsid w:val="003B31CA"/>
    <w:rsid w:val="003B3D48"/>
    <w:rsid w:val="003B3ED3"/>
    <w:rsid w:val="003B4A66"/>
    <w:rsid w:val="003B5688"/>
    <w:rsid w:val="003B59BF"/>
    <w:rsid w:val="003B6740"/>
    <w:rsid w:val="003B6978"/>
    <w:rsid w:val="003B6FEC"/>
    <w:rsid w:val="003B79D8"/>
    <w:rsid w:val="003C0C91"/>
    <w:rsid w:val="003C0FC6"/>
    <w:rsid w:val="003C21C8"/>
    <w:rsid w:val="003C2450"/>
    <w:rsid w:val="003C25A0"/>
    <w:rsid w:val="003C32C2"/>
    <w:rsid w:val="003C47D3"/>
    <w:rsid w:val="003C53CC"/>
    <w:rsid w:val="003C5C1B"/>
    <w:rsid w:val="003C64D0"/>
    <w:rsid w:val="003C6D0C"/>
    <w:rsid w:val="003D29D5"/>
    <w:rsid w:val="003D31EA"/>
    <w:rsid w:val="003D4A14"/>
    <w:rsid w:val="003D6B84"/>
    <w:rsid w:val="003D7FF4"/>
    <w:rsid w:val="003E04CF"/>
    <w:rsid w:val="003E0919"/>
    <w:rsid w:val="003E0E1E"/>
    <w:rsid w:val="003E1FB2"/>
    <w:rsid w:val="003E2A02"/>
    <w:rsid w:val="003E3232"/>
    <w:rsid w:val="003E3BEA"/>
    <w:rsid w:val="003E51D3"/>
    <w:rsid w:val="003E55B4"/>
    <w:rsid w:val="003E5CA4"/>
    <w:rsid w:val="003E6076"/>
    <w:rsid w:val="003E61C9"/>
    <w:rsid w:val="003E6C4F"/>
    <w:rsid w:val="003E7872"/>
    <w:rsid w:val="003F048D"/>
    <w:rsid w:val="003F0C14"/>
    <w:rsid w:val="003F1898"/>
    <w:rsid w:val="003F246C"/>
    <w:rsid w:val="003F2C8A"/>
    <w:rsid w:val="003F3215"/>
    <w:rsid w:val="003F3882"/>
    <w:rsid w:val="003F3BF0"/>
    <w:rsid w:val="003F3FF7"/>
    <w:rsid w:val="003F4270"/>
    <w:rsid w:val="003F4918"/>
    <w:rsid w:val="003F5BC1"/>
    <w:rsid w:val="003F6E3E"/>
    <w:rsid w:val="003F6E51"/>
    <w:rsid w:val="003F7138"/>
    <w:rsid w:val="003FD1A0"/>
    <w:rsid w:val="00400427"/>
    <w:rsid w:val="00400FBA"/>
    <w:rsid w:val="00402DDD"/>
    <w:rsid w:val="00403283"/>
    <w:rsid w:val="004032E0"/>
    <w:rsid w:val="00404838"/>
    <w:rsid w:val="00404989"/>
    <w:rsid w:val="00404A41"/>
    <w:rsid w:val="00404EAC"/>
    <w:rsid w:val="00406994"/>
    <w:rsid w:val="00407061"/>
    <w:rsid w:val="00407C87"/>
    <w:rsid w:val="00407D4B"/>
    <w:rsid w:val="00411DFF"/>
    <w:rsid w:val="0041281D"/>
    <w:rsid w:val="004159BE"/>
    <w:rsid w:val="004160B5"/>
    <w:rsid w:val="004167E8"/>
    <w:rsid w:val="00416C75"/>
    <w:rsid w:val="00416D22"/>
    <w:rsid w:val="00417199"/>
    <w:rsid w:val="00420DC7"/>
    <w:rsid w:val="004220A0"/>
    <w:rsid w:val="00422ACD"/>
    <w:rsid w:val="0042314C"/>
    <w:rsid w:val="00425DF8"/>
    <w:rsid w:val="004260C1"/>
    <w:rsid w:val="0042662D"/>
    <w:rsid w:val="0042753A"/>
    <w:rsid w:val="0043063F"/>
    <w:rsid w:val="0043094F"/>
    <w:rsid w:val="004309AA"/>
    <w:rsid w:val="00431A4F"/>
    <w:rsid w:val="00432228"/>
    <w:rsid w:val="004341DA"/>
    <w:rsid w:val="004348F7"/>
    <w:rsid w:val="0043563E"/>
    <w:rsid w:val="00435E47"/>
    <w:rsid w:val="00436414"/>
    <w:rsid w:val="004365BE"/>
    <w:rsid w:val="004369C4"/>
    <w:rsid w:val="00436D0A"/>
    <w:rsid w:val="00440066"/>
    <w:rsid w:val="00441023"/>
    <w:rsid w:val="004414F5"/>
    <w:rsid w:val="00441613"/>
    <w:rsid w:val="004417A1"/>
    <w:rsid w:val="004418F9"/>
    <w:rsid w:val="0044240B"/>
    <w:rsid w:val="00442839"/>
    <w:rsid w:val="00443803"/>
    <w:rsid w:val="00444F86"/>
    <w:rsid w:val="004459E3"/>
    <w:rsid w:val="00445CB1"/>
    <w:rsid w:val="00445DA6"/>
    <w:rsid w:val="00445FE2"/>
    <w:rsid w:val="00446C57"/>
    <w:rsid w:val="00446FDE"/>
    <w:rsid w:val="00447D7E"/>
    <w:rsid w:val="00447F04"/>
    <w:rsid w:val="00450F90"/>
    <w:rsid w:val="00451539"/>
    <w:rsid w:val="00455030"/>
    <w:rsid w:val="00456B57"/>
    <w:rsid w:val="00456EF6"/>
    <w:rsid w:val="00457943"/>
    <w:rsid w:val="00460C14"/>
    <w:rsid w:val="00461E28"/>
    <w:rsid w:val="00462EA2"/>
    <w:rsid w:val="00462F1D"/>
    <w:rsid w:val="00463F86"/>
    <w:rsid w:val="00464D8F"/>
    <w:rsid w:val="00466563"/>
    <w:rsid w:val="00466695"/>
    <w:rsid w:val="00466900"/>
    <w:rsid w:val="004678A6"/>
    <w:rsid w:val="00467D96"/>
    <w:rsid w:val="00467DE3"/>
    <w:rsid w:val="004702A9"/>
    <w:rsid w:val="00470617"/>
    <w:rsid w:val="00470F3F"/>
    <w:rsid w:val="00471910"/>
    <w:rsid w:val="00471A70"/>
    <w:rsid w:val="0047295C"/>
    <w:rsid w:val="00473B6C"/>
    <w:rsid w:val="004757F9"/>
    <w:rsid w:val="004768EB"/>
    <w:rsid w:val="00480313"/>
    <w:rsid w:val="00481DFC"/>
    <w:rsid w:val="0048213C"/>
    <w:rsid w:val="004834FE"/>
    <w:rsid w:val="00485176"/>
    <w:rsid w:val="0048540B"/>
    <w:rsid w:val="004859C3"/>
    <w:rsid w:val="00487723"/>
    <w:rsid w:val="00487C17"/>
    <w:rsid w:val="0049038C"/>
    <w:rsid w:val="00490DB4"/>
    <w:rsid w:val="0049219E"/>
    <w:rsid w:val="004937A5"/>
    <w:rsid w:val="004974CB"/>
    <w:rsid w:val="004A02BF"/>
    <w:rsid w:val="004A0D9C"/>
    <w:rsid w:val="004A0EF3"/>
    <w:rsid w:val="004A18C1"/>
    <w:rsid w:val="004A3C60"/>
    <w:rsid w:val="004A45BE"/>
    <w:rsid w:val="004A462A"/>
    <w:rsid w:val="004A5BC1"/>
    <w:rsid w:val="004A6368"/>
    <w:rsid w:val="004A73F5"/>
    <w:rsid w:val="004B0128"/>
    <w:rsid w:val="004B03C2"/>
    <w:rsid w:val="004B143E"/>
    <w:rsid w:val="004B2352"/>
    <w:rsid w:val="004B2F85"/>
    <w:rsid w:val="004B6DD7"/>
    <w:rsid w:val="004C0882"/>
    <w:rsid w:val="004C0FC0"/>
    <w:rsid w:val="004C1E77"/>
    <w:rsid w:val="004C30D6"/>
    <w:rsid w:val="004C325C"/>
    <w:rsid w:val="004C5136"/>
    <w:rsid w:val="004C6437"/>
    <w:rsid w:val="004C72EE"/>
    <w:rsid w:val="004C7396"/>
    <w:rsid w:val="004D0817"/>
    <w:rsid w:val="004D0867"/>
    <w:rsid w:val="004D0EBE"/>
    <w:rsid w:val="004D2F46"/>
    <w:rsid w:val="004D319C"/>
    <w:rsid w:val="004D326E"/>
    <w:rsid w:val="004D45F7"/>
    <w:rsid w:val="004D68A2"/>
    <w:rsid w:val="004D7F3E"/>
    <w:rsid w:val="004E04DA"/>
    <w:rsid w:val="004E07EC"/>
    <w:rsid w:val="004E0938"/>
    <w:rsid w:val="004E0A60"/>
    <w:rsid w:val="004E0BBF"/>
    <w:rsid w:val="004E0C54"/>
    <w:rsid w:val="004E0D85"/>
    <w:rsid w:val="004E2275"/>
    <w:rsid w:val="004E2683"/>
    <w:rsid w:val="004E2A0B"/>
    <w:rsid w:val="004E2EDE"/>
    <w:rsid w:val="004E4DF0"/>
    <w:rsid w:val="004E58E3"/>
    <w:rsid w:val="004E6269"/>
    <w:rsid w:val="004E72B0"/>
    <w:rsid w:val="004F1440"/>
    <w:rsid w:val="004F1A1E"/>
    <w:rsid w:val="004F3594"/>
    <w:rsid w:val="004F398F"/>
    <w:rsid w:val="004F51B0"/>
    <w:rsid w:val="004F5855"/>
    <w:rsid w:val="004F6F26"/>
    <w:rsid w:val="004FA3B4"/>
    <w:rsid w:val="005009F6"/>
    <w:rsid w:val="00500C10"/>
    <w:rsid w:val="00501005"/>
    <w:rsid w:val="005014C3"/>
    <w:rsid w:val="00501798"/>
    <w:rsid w:val="0050230A"/>
    <w:rsid w:val="00502693"/>
    <w:rsid w:val="0050311F"/>
    <w:rsid w:val="00503333"/>
    <w:rsid w:val="00504676"/>
    <w:rsid w:val="00504812"/>
    <w:rsid w:val="0050603B"/>
    <w:rsid w:val="00506C9B"/>
    <w:rsid w:val="00506D0B"/>
    <w:rsid w:val="00506D3C"/>
    <w:rsid w:val="00506F95"/>
    <w:rsid w:val="00506F9F"/>
    <w:rsid w:val="00507C6D"/>
    <w:rsid w:val="00507FFB"/>
    <w:rsid w:val="0051117C"/>
    <w:rsid w:val="005124F4"/>
    <w:rsid w:val="00513270"/>
    <w:rsid w:val="00516DB8"/>
    <w:rsid w:val="005170BE"/>
    <w:rsid w:val="005178B8"/>
    <w:rsid w:val="00517EE0"/>
    <w:rsid w:val="00520F44"/>
    <w:rsid w:val="00522068"/>
    <w:rsid w:val="00524832"/>
    <w:rsid w:val="00524987"/>
    <w:rsid w:val="00524D28"/>
    <w:rsid w:val="005250D0"/>
    <w:rsid w:val="005265A3"/>
    <w:rsid w:val="00526914"/>
    <w:rsid w:val="00527640"/>
    <w:rsid w:val="0053075A"/>
    <w:rsid w:val="00530C94"/>
    <w:rsid w:val="00531A20"/>
    <w:rsid w:val="00531CA3"/>
    <w:rsid w:val="00531F92"/>
    <w:rsid w:val="00532B87"/>
    <w:rsid w:val="00532CFE"/>
    <w:rsid w:val="00536EA2"/>
    <w:rsid w:val="005370A3"/>
    <w:rsid w:val="005377C1"/>
    <w:rsid w:val="00537C2A"/>
    <w:rsid w:val="005417DC"/>
    <w:rsid w:val="005418CE"/>
    <w:rsid w:val="00542020"/>
    <w:rsid w:val="00542847"/>
    <w:rsid w:val="00544429"/>
    <w:rsid w:val="005445E7"/>
    <w:rsid w:val="0054536C"/>
    <w:rsid w:val="00545870"/>
    <w:rsid w:val="00546CA4"/>
    <w:rsid w:val="005479D7"/>
    <w:rsid w:val="005504B7"/>
    <w:rsid w:val="00551364"/>
    <w:rsid w:val="0055167A"/>
    <w:rsid w:val="005516F0"/>
    <w:rsid w:val="00551845"/>
    <w:rsid w:val="00551B28"/>
    <w:rsid w:val="0055216C"/>
    <w:rsid w:val="00552C2F"/>
    <w:rsid w:val="00552E77"/>
    <w:rsid w:val="0055309E"/>
    <w:rsid w:val="00553CE0"/>
    <w:rsid w:val="005551BB"/>
    <w:rsid w:val="005556E9"/>
    <w:rsid w:val="005560D0"/>
    <w:rsid w:val="00557278"/>
    <w:rsid w:val="00557DA2"/>
    <w:rsid w:val="005600D1"/>
    <w:rsid w:val="00561560"/>
    <w:rsid w:val="005616EA"/>
    <w:rsid w:val="005618C2"/>
    <w:rsid w:val="0056250D"/>
    <w:rsid w:val="00562EC9"/>
    <w:rsid w:val="005635A4"/>
    <w:rsid w:val="00565BCC"/>
    <w:rsid w:val="00567855"/>
    <w:rsid w:val="0057042C"/>
    <w:rsid w:val="0057047A"/>
    <w:rsid w:val="00570607"/>
    <w:rsid w:val="005708C0"/>
    <w:rsid w:val="0057094B"/>
    <w:rsid w:val="0057142D"/>
    <w:rsid w:val="00571601"/>
    <w:rsid w:val="00571841"/>
    <w:rsid w:val="00572053"/>
    <w:rsid w:val="0057253A"/>
    <w:rsid w:val="00573D0E"/>
    <w:rsid w:val="00574A10"/>
    <w:rsid w:val="00575B7A"/>
    <w:rsid w:val="0057708A"/>
    <w:rsid w:val="00577645"/>
    <w:rsid w:val="00580020"/>
    <w:rsid w:val="00580980"/>
    <w:rsid w:val="00580D3C"/>
    <w:rsid w:val="00581301"/>
    <w:rsid w:val="00582A8C"/>
    <w:rsid w:val="00583964"/>
    <w:rsid w:val="00583C08"/>
    <w:rsid w:val="00583CF2"/>
    <w:rsid w:val="00584250"/>
    <w:rsid w:val="00585748"/>
    <w:rsid w:val="00585951"/>
    <w:rsid w:val="00585B60"/>
    <w:rsid w:val="00585CC8"/>
    <w:rsid w:val="0058636B"/>
    <w:rsid w:val="00586C27"/>
    <w:rsid w:val="005871A1"/>
    <w:rsid w:val="00587EFE"/>
    <w:rsid w:val="005902E5"/>
    <w:rsid w:val="00591F76"/>
    <w:rsid w:val="00593990"/>
    <w:rsid w:val="00593CF5"/>
    <w:rsid w:val="005954D5"/>
    <w:rsid w:val="005965D6"/>
    <w:rsid w:val="00596A77"/>
    <w:rsid w:val="00596DFE"/>
    <w:rsid w:val="005A08C6"/>
    <w:rsid w:val="005A15D3"/>
    <w:rsid w:val="005A18CC"/>
    <w:rsid w:val="005A1F8E"/>
    <w:rsid w:val="005A24A3"/>
    <w:rsid w:val="005A36E7"/>
    <w:rsid w:val="005A3897"/>
    <w:rsid w:val="005A4F6B"/>
    <w:rsid w:val="005A5D2D"/>
    <w:rsid w:val="005A71D9"/>
    <w:rsid w:val="005A7237"/>
    <w:rsid w:val="005B0CDD"/>
    <w:rsid w:val="005B1C6C"/>
    <w:rsid w:val="005B2B85"/>
    <w:rsid w:val="005B3263"/>
    <w:rsid w:val="005B491E"/>
    <w:rsid w:val="005B4A80"/>
    <w:rsid w:val="005B51CF"/>
    <w:rsid w:val="005B65D2"/>
    <w:rsid w:val="005B6A36"/>
    <w:rsid w:val="005B6BCA"/>
    <w:rsid w:val="005B791D"/>
    <w:rsid w:val="005B7A8C"/>
    <w:rsid w:val="005B7E33"/>
    <w:rsid w:val="005C0FB1"/>
    <w:rsid w:val="005C12BA"/>
    <w:rsid w:val="005C153B"/>
    <w:rsid w:val="005C2B45"/>
    <w:rsid w:val="005C41D1"/>
    <w:rsid w:val="005C68C3"/>
    <w:rsid w:val="005C6D70"/>
    <w:rsid w:val="005C754C"/>
    <w:rsid w:val="005C7D2E"/>
    <w:rsid w:val="005D019F"/>
    <w:rsid w:val="005D1359"/>
    <w:rsid w:val="005D1836"/>
    <w:rsid w:val="005D1948"/>
    <w:rsid w:val="005D1F16"/>
    <w:rsid w:val="005D3E20"/>
    <w:rsid w:val="005D571C"/>
    <w:rsid w:val="005D609B"/>
    <w:rsid w:val="005D7943"/>
    <w:rsid w:val="005D79A3"/>
    <w:rsid w:val="005E0890"/>
    <w:rsid w:val="005E0AE4"/>
    <w:rsid w:val="005E2715"/>
    <w:rsid w:val="005E2882"/>
    <w:rsid w:val="005E3172"/>
    <w:rsid w:val="005E35B1"/>
    <w:rsid w:val="005E4BAA"/>
    <w:rsid w:val="005E5651"/>
    <w:rsid w:val="005E59BC"/>
    <w:rsid w:val="005E638C"/>
    <w:rsid w:val="005E69B8"/>
    <w:rsid w:val="005E6B9B"/>
    <w:rsid w:val="005E6C36"/>
    <w:rsid w:val="005E7D91"/>
    <w:rsid w:val="005E7E5C"/>
    <w:rsid w:val="005F15E9"/>
    <w:rsid w:val="005F2130"/>
    <w:rsid w:val="005F2D01"/>
    <w:rsid w:val="005F3043"/>
    <w:rsid w:val="005F31BD"/>
    <w:rsid w:val="005F346F"/>
    <w:rsid w:val="005F34FC"/>
    <w:rsid w:val="005F3B66"/>
    <w:rsid w:val="005F4194"/>
    <w:rsid w:val="005F5164"/>
    <w:rsid w:val="005F5933"/>
    <w:rsid w:val="005F5E72"/>
    <w:rsid w:val="005F7502"/>
    <w:rsid w:val="005F769E"/>
    <w:rsid w:val="00600D1A"/>
    <w:rsid w:val="00602F7E"/>
    <w:rsid w:val="00603367"/>
    <w:rsid w:val="00604D71"/>
    <w:rsid w:val="00604DD5"/>
    <w:rsid w:val="00606099"/>
    <w:rsid w:val="00606950"/>
    <w:rsid w:val="00606BD2"/>
    <w:rsid w:val="006103A9"/>
    <w:rsid w:val="00610AD5"/>
    <w:rsid w:val="00611DA8"/>
    <w:rsid w:val="00613B0C"/>
    <w:rsid w:val="006148E0"/>
    <w:rsid w:val="00614DFF"/>
    <w:rsid w:val="00616AB0"/>
    <w:rsid w:val="00620DCD"/>
    <w:rsid w:val="0062250D"/>
    <w:rsid w:val="00623774"/>
    <w:rsid w:val="00623A8C"/>
    <w:rsid w:val="0062465E"/>
    <w:rsid w:val="00624687"/>
    <w:rsid w:val="006246D5"/>
    <w:rsid w:val="00625408"/>
    <w:rsid w:val="006260BC"/>
    <w:rsid w:val="006267DD"/>
    <w:rsid w:val="00626C32"/>
    <w:rsid w:val="00626C55"/>
    <w:rsid w:val="0063014D"/>
    <w:rsid w:val="00630CEE"/>
    <w:rsid w:val="006311C1"/>
    <w:rsid w:val="00631318"/>
    <w:rsid w:val="00632E0C"/>
    <w:rsid w:val="00633D77"/>
    <w:rsid w:val="00633DDD"/>
    <w:rsid w:val="00633EFC"/>
    <w:rsid w:val="00634960"/>
    <w:rsid w:val="00635156"/>
    <w:rsid w:val="00636813"/>
    <w:rsid w:val="00636A6A"/>
    <w:rsid w:val="00636BA4"/>
    <w:rsid w:val="00636D84"/>
    <w:rsid w:val="0063750E"/>
    <w:rsid w:val="0063791F"/>
    <w:rsid w:val="006400D1"/>
    <w:rsid w:val="0064037F"/>
    <w:rsid w:val="0064167C"/>
    <w:rsid w:val="00641B4B"/>
    <w:rsid w:val="0064233B"/>
    <w:rsid w:val="006425D6"/>
    <w:rsid w:val="00642F92"/>
    <w:rsid w:val="00643148"/>
    <w:rsid w:val="0064369B"/>
    <w:rsid w:val="006442E0"/>
    <w:rsid w:val="00645268"/>
    <w:rsid w:val="0064554F"/>
    <w:rsid w:val="00645FE9"/>
    <w:rsid w:val="00646B6A"/>
    <w:rsid w:val="00650756"/>
    <w:rsid w:val="00650A5A"/>
    <w:rsid w:val="00651142"/>
    <w:rsid w:val="006516FD"/>
    <w:rsid w:val="0065186E"/>
    <w:rsid w:val="00651B19"/>
    <w:rsid w:val="00651D1E"/>
    <w:rsid w:val="00652518"/>
    <w:rsid w:val="00653199"/>
    <w:rsid w:val="00653616"/>
    <w:rsid w:val="00654E7A"/>
    <w:rsid w:val="0065519D"/>
    <w:rsid w:val="00656890"/>
    <w:rsid w:val="00656B77"/>
    <w:rsid w:val="0065712C"/>
    <w:rsid w:val="006573C8"/>
    <w:rsid w:val="00657D0F"/>
    <w:rsid w:val="00660720"/>
    <w:rsid w:val="00662C90"/>
    <w:rsid w:val="00663793"/>
    <w:rsid w:val="0066396F"/>
    <w:rsid w:val="00664973"/>
    <w:rsid w:val="00665373"/>
    <w:rsid w:val="006658FF"/>
    <w:rsid w:val="00665923"/>
    <w:rsid w:val="00665D44"/>
    <w:rsid w:val="006664F4"/>
    <w:rsid w:val="0066694B"/>
    <w:rsid w:val="006674E4"/>
    <w:rsid w:val="006678B8"/>
    <w:rsid w:val="00670234"/>
    <w:rsid w:val="0067033E"/>
    <w:rsid w:val="0067037B"/>
    <w:rsid w:val="00671C72"/>
    <w:rsid w:val="00671DE0"/>
    <w:rsid w:val="00672296"/>
    <w:rsid w:val="00672573"/>
    <w:rsid w:val="0067282A"/>
    <w:rsid w:val="00673476"/>
    <w:rsid w:val="00673CAD"/>
    <w:rsid w:val="00673D02"/>
    <w:rsid w:val="006740C1"/>
    <w:rsid w:val="00675175"/>
    <w:rsid w:val="006753E1"/>
    <w:rsid w:val="006759BB"/>
    <w:rsid w:val="006761B2"/>
    <w:rsid w:val="0067623F"/>
    <w:rsid w:val="00677A52"/>
    <w:rsid w:val="00677BB6"/>
    <w:rsid w:val="00677E03"/>
    <w:rsid w:val="00680D5B"/>
    <w:rsid w:val="0068101D"/>
    <w:rsid w:val="0068156C"/>
    <w:rsid w:val="006816C6"/>
    <w:rsid w:val="00681A29"/>
    <w:rsid w:val="00681AF3"/>
    <w:rsid w:val="00682571"/>
    <w:rsid w:val="00682582"/>
    <w:rsid w:val="00683894"/>
    <w:rsid w:val="006845DD"/>
    <w:rsid w:val="00684F5D"/>
    <w:rsid w:val="0068506D"/>
    <w:rsid w:val="00685290"/>
    <w:rsid w:val="00685819"/>
    <w:rsid w:val="00686032"/>
    <w:rsid w:val="0068615E"/>
    <w:rsid w:val="00686556"/>
    <w:rsid w:val="00687995"/>
    <w:rsid w:val="006902C6"/>
    <w:rsid w:val="006918FA"/>
    <w:rsid w:val="00693208"/>
    <w:rsid w:val="00693B0F"/>
    <w:rsid w:val="006940F0"/>
    <w:rsid w:val="00694BC5"/>
    <w:rsid w:val="00694EDB"/>
    <w:rsid w:val="0069552C"/>
    <w:rsid w:val="00695FC0"/>
    <w:rsid w:val="0069730D"/>
    <w:rsid w:val="0069767D"/>
    <w:rsid w:val="00697D7E"/>
    <w:rsid w:val="00697ED6"/>
    <w:rsid w:val="006A050E"/>
    <w:rsid w:val="006A0D6D"/>
    <w:rsid w:val="006A212B"/>
    <w:rsid w:val="006A246F"/>
    <w:rsid w:val="006A3F68"/>
    <w:rsid w:val="006A3FFF"/>
    <w:rsid w:val="006A4621"/>
    <w:rsid w:val="006A5091"/>
    <w:rsid w:val="006A5ABC"/>
    <w:rsid w:val="006A6F36"/>
    <w:rsid w:val="006A7400"/>
    <w:rsid w:val="006A751E"/>
    <w:rsid w:val="006B00DA"/>
    <w:rsid w:val="006B0170"/>
    <w:rsid w:val="006B2099"/>
    <w:rsid w:val="006B2578"/>
    <w:rsid w:val="006B267F"/>
    <w:rsid w:val="006B34FC"/>
    <w:rsid w:val="006B4586"/>
    <w:rsid w:val="006B50EC"/>
    <w:rsid w:val="006B56FC"/>
    <w:rsid w:val="006B596F"/>
    <w:rsid w:val="006B5971"/>
    <w:rsid w:val="006B5D1D"/>
    <w:rsid w:val="006B639D"/>
    <w:rsid w:val="006B6BDE"/>
    <w:rsid w:val="006C0AEE"/>
    <w:rsid w:val="006C3422"/>
    <w:rsid w:val="006C42D7"/>
    <w:rsid w:val="006C42F9"/>
    <w:rsid w:val="006C4AFD"/>
    <w:rsid w:val="006C4C11"/>
    <w:rsid w:val="006C5249"/>
    <w:rsid w:val="006C6F66"/>
    <w:rsid w:val="006C7405"/>
    <w:rsid w:val="006C77F0"/>
    <w:rsid w:val="006C7D83"/>
    <w:rsid w:val="006D05F7"/>
    <w:rsid w:val="006D12CA"/>
    <w:rsid w:val="006D164C"/>
    <w:rsid w:val="006D3A86"/>
    <w:rsid w:val="006D3E15"/>
    <w:rsid w:val="006D466E"/>
    <w:rsid w:val="006D4D03"/>
    <w:rsid w:val="006D576B"/>
    <w:rsid w:val="006D57C3"/>
    <w:rsid w:val="006D73B9"/>
    <w:rsid w:val="006E0D1E"/>
    <w:rsid w:val="006E1DC9"/>
    <w:rsid w:val="006E2442"/>
    <w:rsid w:val="006E2983"/>
    <w:rsid w:val="006E33DE"/>
    <w:rsid w:val="006E5030"/>
    <w:rsid w:val="006E5233"/>
    <w:rsid w:val="006E5E5A"/>
    <w:rsid w:val="006E6127"/>
    <w:rsid w:val="006E66EA"/>
    <w:rsid w:val="006E74AF"/>
    <w:rsid w:val="006E76DE"/>
    <w:rsid w:val="006E7B95"/>
    <w:rsid w:val="006F07E4"/>
    <w:rsid w:val="006F0937"/>
    <w:rsid w:val="006F0B98"/>
    <w:rsid w:val="006F204F"/>
    <w:rsid w:val="006F2348"/>
    <w:rsid w:val="006F251A"/>
    <w:rsid w:val="006F2565"/>
    <w:rsid w:val="006F290C"/>
    <w:rsid w:val="006F2A5D"/>
    <w:rsid w:val="006F2E72"/>
    <w:rsid w:val="006F35B1"/>
    <w:rsid w:val="006F4AA2"/>
    <w:rsid w:val="006F4C8C"/>
    <w:rsid w:val="006F575E"/>
    <w:rsid w:val="006F649D"/>
    <w:rsid w:val="006F778F"/>
    <w:rsid w:val="00700F71"/>
    <w:rsid w:val="0070140A"/>
    <w:rsid w:val="00701476"/>
    <w:rsid w:val="00701BFE"/>
    <w:rsid w:val="00701D8C"/>
    <w:rsid w:val="00702A2C"/>
    <w:rsid w:val="00703B2C"/>
    <w:rsid w:val="007049C2"/>
    <w:rsid w:val="00704F8F"/>
    <w:rsid w:val="00705836"/>
    <w:rsid w:val="00705E05"/>
    <w:rsid w:val="00706279"/>
    <w:rsid w:val="00706AD9"/>
    <w:rsid w:val="007071E6"/>
    <w:rsid w:val="00710069"/>
    <w:rsid w:val="007101D5"/>
    <w:rsid w:val="00710262"/>
    <w:rsid w:val="00710EA9"/>
    <w:rsid w:val="00711974"/>
    <w:rsid w:val="007119ED"/>
    <w:rsid w:val="00712193"/>
    <w:rsid w:val="00712231"/>
    <w:rsid w:val="00712927"/>
    <w:rsid w:val="00712D9B"/>
    <w:rsid w:val="00714231"/>
    <w:rsid w:val="007149D4"/>
    <w:rsid w:val="0071627A"/>
    <w:rsid w:val="00716892"/>
    <w:rsid w:val="00717E16"/>
    <w:rsid w:val="00717F90"/>
    <w:rsid w:val="00720135"/>
    <w:rsid w:val="00721CFD"/>
    <w:rsid w:val="007220B5"/>
    <w:rsid w:val="00723088"/>
    <w:rsid w:val="00723186"/>
    <w:rsid w:val="00723B93"/>
    <w:rsid w:val="00723C4F"/>
    <w:rsid w:val="0072492B"/>
    <w:rsid w:val="00724B87"/>
    <w:rsid w:val="00725487"/>
    <w:rsid w:val="007260E5"/>
    <w:rsid w:val="007272C8"/>
    <w:rsid w:val="007274FA"/>
    <w:rsid w:val="00727C1C"/>
    <w:rsid w:val="00727FF1"/>
    <w:rsid w:val="00730C41"/>
    <w:rsid w:val="007327F0"/>
    <w:rsid w:val="00732B2D"/>
    <w:rsid w:val="0073315F"/>
    <w:rsid w:val="0073327D"/>
    <w:rsid w:val="0073345B"/>
    <w:rsid w:val="007335D1"/>
    <w:rsid w:val="00733C7E"/>
    <w:rsid w:val="00734BA0"/>
    <w:rsid w:val="00735AD8"/>
    <w:rsid w:val="00736420"/>
    <w:rsid w:val="00736955"/>
    <w:rsid w:val="00736FDB"/>
    <w:rsid w:val="00737240"/>
    <w:rsid w:val="00737474"/>
    <w:rsid w:val="007378C8"/>
    <w:rsid w:val="00740A04"/>
    <w:rsid w:val="0074308C"/>
    <w:rsid w:val="00745B3D"/>
    <w:rsid w:val="0074611C"/>
    <w:rsid w:val="007462EA"/>
    <w:rsid w:val="00746C0D"/>
    <w:rsid w:val="0074785F"/>
    <w:rsid w:val="007506B2"/>
    <w:rsid w:val="00750AEA"/>
    <w:rsid w:val="007532F0"/>
    <w:rsid w:val="00753C19"/>
    <w:rsid w:val="00753FF1"/>
    <w:rsid w:val="00754208"/>
    <w:rsid w:val="00755D0B"/>
    <w:rsid w:val="00756D20"/>
    <w:rsid w:val="00757DDE"/>
    <w:rsid w:val="00757FF2"/>
    <w:rsid w:val="00760D69"/>
    <w:rsid w:val="00761D14"/>
    <w:rsid w:val="00762220"/>
    <w:rsid w:val="0076337F"/>
    <w:rsid w:val="0076398A"/>
    <w:rsid w:val="0076436B"/>
    <w:rsid w:val="007654BB"/>
    <w:rsid w:val="007661FE"/>
    <w:rsid w:val="00767EEC"/>
    <w:rsid w:val="0077034F"/>
    <w:rsid w:val="00770994"/>
    <w:rsid w:val="00771083"/>
    <w:rsid w:val="00771D3B"/>
    <w:rsid w:val="007724AA"/>
    <w:rsid w:val="00774CFB"/>
    <w:rsid w:val="00775069"/>
    <w:rsid w:val="0077673A"/>
    <w:rsid w:val="00776F10"/>
    <w:rsid w:val="00777CEE"/>
    <w:rsid w:val="007811A8"/>
    <w:rsid w:val="0078160C"/>
    <w:rsid w:val="00781791"/>
    <w:rsid w:val="007820F1"/>
    <w:rsid w:val="0078267A"/>
    <w:rsid w:val="00782BCD"/>
    <w:rsid w:val="007866F3"/>
    <w:rsid w:val="00786B67"/>
    <w:rsid w:val="00786FF3"/>
    <w:rsid w:val="00790954"/>
    <w:rsid w:val="0079133F"/>
    <w:rsid w:val="007921AE"/>
    <w:rsid w:val="007938DA"/>
    <w:rsid w:val="00793C34"/>
    <w:rsid w:val="00794DD2"/>
    <w:rsid w:val="00795E0B"/>
    <w:rsid w:val="0079713B"/>
    <w:rsid w:val="00797ADC"/>
    <w:rsid w:val="007A0DC9"/>
    <w:rsid w:val="007A0F1E"/>
    <w:rsid w:val="007A1C5A"/>
    <w:rsid w:val="007A242D"/>
    <w:rsid w:val="007A266A"/>
    <w:rsid w:val="007A2A24"/>
    <w:rsid w:val="007A3618"/>
    <w:rsid w:val="007A36E1"/>
    <w:rsid w:val="007A3BD6"/>
    <w:rsid w:val="007A42DF"/>
    <w:rsid w:val="007A4E8B"/>
    <w:rsid w:val="007A50A3"/>
    <w:rsid w:val="007A5A15"/>
    <w:rsid w:val="007A60A7"/>
    <w:rsid w:val="007A662C"/>
    <w:rsid w:val="007A6A93"/>
    <w:rsid w:val="007A740A"/>
    <w:rsid w:val="007A7F28"/>
    <w:rsid w:val="007B05C5"/>
    <w:rsid w:val="007B2861"/>
    <w:rsid w:val="007B4FF7"/>
    <w:rsid w:val="007B67C3"/>
    <w:rsid w:val="007B6A49"/>
    <w:rsid w:val="007C15C9"/>
    <w:rsid w:val="007C1838"/>
    <w:rsid w:val="007C264E"/>
    <w:rsid w:val="007C3DFB"/>
    <w:rsid w:val="007C41FC"/>
    <w:rsid w:val="007C4474"/>
    <w:rsid w:val="007C44CF"/>
    <w:rsid w:val="007C6779"/>
    <w:rsid w:val="007C67EF"/>
    <w:rsid w:val="007C6C99"/>
    <w:rsid w:val="007D13B7"/>
    <w:rsid w:val="007D2DBA"/>
    <w:rsid w:val="007D36E3"/>
    <w:rsid w:val="007D3946"/>
    <w:rsid w:val="007D5BB2"/>
    <w:rsid w:val="007D5BDA"/>
    <w:rsid w:val="007D73A0"/>
    <w:rsid w:val="007E1167"/>
    <w:rsid w:val="007E2057"/>
    <w:rsid w:val="007E4D92"/>
    <w:rsid w:val="007E5876"/>
    <w:rsid w:val="007E5A32"/>
    <w:rsid w:val="007E6740"/>
    <w:rsid w:val="007E6DCD"/>
    <w:rsid w:val="007E7759"/>
    <w:rsid w:val="007E7C04"/>
    <w:rsid w:val="007E7F3A"/>
    <w:rsid w:val="007F0B51"/>
    <w:rsid w:val="007F1747"/>
    <w:rsid w:val="007F2271"/>
    <w:rsid w:val="007F28C6"/>
    <w:rsid w:val="007F3044"/>
    <w:rsid w:val="007F38AD"/>
    <w:rsid w:val="007F4654"/>
    <w:rsid w:val="007F4F7D"/>
    <w:rsid w:val="007F6097"/>
    <w:rsid w:val="007F69E5"/>
    <w:rsid w:val="007F6D27"/>
    <w:rsid w:val="007F79CD"/>
    <w:rsid w:val="008007A3"/>
    <w:rsid w:val="0080138C"/>
    <w:rsid w:val="008027C8"/>
    <w:rsid w:val="00802B38"/>
    <w:rsid w:val="00804172"/>
    <w:rsid w:val="00804EF7"/>
    <w:rsid w:val="008050D3"/>
    <w:rsid w:val="008079D8"/>
    <w:rsid w:val="00807B6C"/>
    <w:rsid w:val="00810705"/>
    <w:rsid w:val="00811940"/>
    <w:rsid w:val="0081204D"/>
    <w:rsid w:val="00812374"/>
    <w:rsid w:val="00812642"/>
    <w:rsid w:val="00812F90"/>
    <w:rsid w:val="00813568"/>
    <w:rsid w:val="0081483B"/>
    <w:rsid w:val="008148BC"/>
    <w:rsid w:val="00814F2A"/>
    <w:rsid w:val="0081514A"/>
    <w:rsid w:val="00816EC1"/>
    <w:rsid w:val="00817124"/>
    <w:rsid w:val="0081752B"/>
    <w:rsid w:val="00817DC2"/>
    <w:rsid w:val="008203E3"/>
    <w:rsid w:val="00820603"/>
    <w:rsid w:val="00820C6E"/>
    <w:rsid w:val="008212C0"/>
    <w:rsid w:val="00822903"/>
    <w:rsid w:val="0082313A"/>
    <w:rsid w:val="0082318F"/>
    <w:rsid w:val="00823BDB"/>
    <w:rsid w:val="0082563C"/>
    <w:rsid w:val="008258D4"/>
    <w:rsid w:val="0082719B"/>
    <w:rsid w:val="00827563"/>
    <w:rsid w:val="00830715"/>
    <w:rsid w:val="0083284E"/>
    <w:rsid w:val="00834874"/>
    <w:rsid w:val="00835553"/>
    <w:rsid w:val="0083593F"/>
    <w:rsid w:val="00836B09"/>
    <w:rsid w:val="008371ED"/>
    <w:rsid w:val="0084002D"/>
    <w:rsid w:val="00840C1A"/>
    <w:rsid w:val="00841655"/>
    <w:rsid w:val="008420A7"/>
    <w:rsid w:val="00842941"/>
    <w:rsid w:val="0084381C"/>
    <w:rsid w:val="00843FFA"/>
    <w:rsid w:val="008448C5"/>
    <w:rsid w:val="0084507E"/>
    <w:rsid w:val="00845A7D"/>
    <w:rsid w:val="00851D0B"/>
    <w:rsid w:val="00851D84"/>
    <w:rsid w:val="00851DE9"/>
    <w:rsid w:val="008526C5"/>
    <w:rsid w:val="00852EDF"/>
    <w:rsid w:val="00853F4A"/>
    <w:rsid w:val="008549B0"/>
    <w:rsid w:val="008554A7"/>
    <w:rsid w:val="00855ECB"/>
    <w:rsid w:val="00857CFD"/>
    <w:rsid w:val="0086116B"/>
    <w:rsid w:val="0086139B"/>
    <w:rsid w:val="00861496"/>
    <w:rsid w:val="0086238B"/>
    <w:rsid w:val="0086259B"/>
    <w:rsid w:val="0086346F"/>
    <w:rsid w:val="00863874"/>
    <w:rsid w:val="0086422D"/>
    <w:rsid w:val="0086478E"/>
    <w:rsid w:val="00865F23"/>
    <w:rsid w:val="00867D76"/>
    <w:rsid w:val="00867FC3"/>
    <w:rsid w:val="00870BC9"/>
    <w:rsid w:val="00871606"/>
    <w:rsid w:val="00872053"/>
    <w:rsid w:val="00873270"/>
    <w:rsid w:val="008739D2"/>
    <w:rsid w:val="00875BA4"/>
    <w:rsid w:val="0087647C"/>
    <w:rsid w:val="008770D7"/>
    <w:rsid w:val="00877191"/>
    <w:rsid w:val="00877D54"/>
    <w:rsid w:val="00880BD2"/>
    <w:rsid w:val="00881B21"/>
    <w:rsid w:val="00882C88"/>
    <w:rsid w:val="00884110"/>
    <w:rsid w:val="00884489"/>
    <w:rsid w:val="008848FA"/>
    <w:rsid w:val="00884A77"/>
    <w:rsid w:val="00885BBD"/>
    <w:rsid w:val="0088694D"/>
    <w:rsid w:val="0088757C"/>
    <w:rsid w:val="00887D61"/>
    <w:rsid w:val="00890C25"/>
    <w:rsid w:val="00891113"/>
    <w:rsid w:val="00891501"/>
    <w:rsid w:val="00891973"/>
    <w:rsid w:val="00891B4C"/>
    <w:rsid w:val="00891D80"/>
    <w:rsid w:val="008921F4"/>
    <w:rsid w:val="00894AE7"/>
    <w:rsid w:val="008952C4"/>
    <w:rsid w:val="008952DC"/>
    <w:rsid w:val="0089531D"/>
    <w:rsid w:val="008959B3"/>
    <w:rsid w:val="00895F2F"/>
    <w:rsid w:val="008A009A"/>
    <w:rsid w:val="008A0795"/>
    <w:rsid w:val="008A156C"/>
    <w:rsid w:val="008A2704"/>
    <w:rsid w:val="008A32E7"/>
    <w:rsid w:val="008A4444"/>
    <w:rsid w:val="008A4E00"/>
    <w:rsid w:val="008A6B9F"/>
    <w:rsid w:val="008B0E68"/>
    <w:rsid w:val="008B1C18"/>
    <w:rsid w:val="008B33ED"/>
    <w:rsid w:val="008B3AC5"/>
    <w:rsid w:val="008B3FB1"/>
    <w:rsid w:val="008B42B5"/>
    <w:rsid w:val="008B446E"/>
    <w:rsid w:val="008B54B2"/>
    <w:rsid w:val="008B5E93"/>
    <w:rsid w:val="008B6E9E"/>
    <w:rsid w:val="008C03A8"/>
    <w:rsid w:val="008C1A0D"/>
    <w:rsid w:val="008C1F67"/>
    <w:rsid w:val="008C214D"/>
    <w:rsid w:val="008C30FC"/>
    <w:rsid w:val="008C41B0"/>
    <w:rsid w:val="008C48EB"/>
    <w:rsid w:val="008C5234"/>
    <w:rsid w:val="008C72B6"/>
    <w:rsid w:val="008C746F"/>
    <w:rsid w:val="008C799B"/>
    <w:rsid w:val="008D0BA9"/>
    <w:rsid w:val="008D0F2A"/>
    <w:rsid w:val="008D1272"/>
    <w:rsid w:val="008D24AC"/>
    <w:rsid w:val="008D2667"/>
    <w:rsid w:val="008D27CA"/>
    <w:rsid w:val="008D2A1E"/>
    <w:rsid w:val="008D3271"/>
    <w:rsid w:val="008D4BC4"/>
    <w:rsid w:val="008D4F97"/>
    <w:rsid w:val="008D5311"/>
    <w:rsid w:val="008D561D"/>
    <w:rsid w:val="008D5905"/>
    <w:rsid w:val="008D5C56"/>
    <w:rsid w:val="008D607D"/>
    <w:rsid w:val="008D61CE"/>
    <w:rsid w:val="008D6845"/>
    <w:rsid w:val="008D6B31"/>
    <w:rsid w:val="008D6DD6"/>
    <w:rsid w:val="008E01E4"/>
    <w:rsid w:val="008E0217"/>
    <w:rsid w:val="008E086B"/>
    <w:rsid w:val="008E0CED"/>
    <w:rsid w:val="008E3D85"/>
    <w:rsid w:val="008E40E8"/>
    <w:rsid w:val="008E47D8"/>
    <w:rsid w:val="008E4974"/>
    <w:rsid w:val="008E5AFE"/>
    <w:rsid w:val="008E6427"/>
    <w:rsid w:val="008E66E0"/>
    <w:rsid w:val="008E68B4"/>
    <w:rsid w:val="008E6DD6"/>
    <w:rsid w:val="008E7224"/>
    <w:rsid w:val="008E7319"/>
    <w:rsid w:val="008E7A59"/>
    <w:rsid w:val="008E7BBD"/>
    <w:rsid w:val="008E7E5E"/>
    <w:rsid w:val="008F033F"/>
    <w:rsid w:val="008F0A26"/>
    <w:rsid w:val="008F1409"/>
    <w:rsid w:val="008F164F"/>
    <w:rsid w:val="008F2182"/>
    <w:rsid w:val="008F2DD1"/>
    <w:rsid w:val="008F31D6"/>
    <w:rsid w:val="008F31E3"/>
    <w:rsid w:val="008F37DC"/>
    <w:rsid w:val="008F3F38"/>
    <w:rsid w:val="008F4654"/>
    <w:rsid w:val="008F4A13"/>
    <w:rsid w:val="008F4C29"/>
    <w:rsid w:val="008F51BB"/>
    <w:rsid w:val="008F55C3"/>
    <w:rsid w:val="008F6B42"/>
    <w:rsid w:val="008F6BC3"/>
    <w:rsid w:val="008F7533"/>
    <w:rsid w:val="008F7F71"/>
    <w:rsid w:val="008FA372"/>
    <w:rsid w:val="009025BC"/>
    <w:rsid w:val="00902B12"/>
    <w:rsid w:val="00902F8C"/>
    <w:rsid w:val="009048CC"/>
    <w:rsid w:val="00904B44"/>
    <w:rsid w:val="00904DA3"/>
    <w:rsid w:val="009055EE"/>
    <w:rsid w:val="0090740C"/>
    <w:rsid w:val="00907746"/>
    <w:rsid w:val="00911032"/>
    <w:rsid w:val="00911F20"/>
    <w:rsid w:val="009120F8"/>
    <w:rsid w:val="009123F2"/>
    <w:rsid w:val="00914D85"/>
    <w:rsid w:val="00915ABF"/>
    <w:rsid w:val="00915D0F"/>
    <w:rsid w:val="0091659D"/>
    <w:rsid w:val="00917FC1"/>
    <w:rsid w:val="009201C7"/>
    <w:rsid w:val="00920BE8"/>
    <w:rsid w:val="00921C66"/>
    <w:rsid w:val="00922111"/>
    <w:rsid w:val="00922E6C"/>
    <w:rsid w:val="00923D2C"/>
    <w:rsid w:val="00924804"/>
    <w:rsid w:val="00925366"/>
    <w:rsid w:val="00927758"/>
    <w:rsid w:val="00927C6F"/>
    <w:rsid w:val="00927D65"/>
    <w:rsid w:val="00927DBB"/>
    <w:rsid w:val="00930044"/>
    <w:rsid w:val="00931B93"/>
    <w:rsid w:val="00932057"/>
    <w:rsid w:val="0093302D"/>
    <w:rsid w:val="00933F4F"/>
    <w:rsid w:val="00935A2D"/>
    <w:rsid w:val="00935D0E"/>
    <w:rsid w:val="00935EEF"/>
    <w:rsid w:val="00936560"/>
    <w:rsid w:val="00936D80"/>
    <w:rsid w:val="009377EE"/>
    <w:rsid w:val="00937838"/>
    <w:rsid w:val="00937CB2"/>
    <w:rsid w:val="0094078C"/>
    <w:rsid w:val="00940C6D"/>
    <w:rsid w:val="00940C70"/>
    <w:rsid w:val="00940E4B"/>
    <w:rsid w:val="009415B6"/>
    <w:rsid w:val="00944F24"/>
    <w:rsid w:val="009456B6"/>
    <w:rsid w:val="009459B9"/>
    <w:rsid w:val="009460C4"/>
    <w:rsid w:val="009463E7"/>
    <w:rsid w:val="00946C5D"/>
    <w:rsid w:val="00950666"/>
    <w:rsid w:val="0095105E"/>
    <w:rsid w:val="009512D0"/>
    <w:rsid w:val="009517C7"/>
    <w:rsid w:val="00952810"/>
    <w:rsid w:val="00954746"/>
    <w:rsid w:val="009554B0"/>
    <w:rsid w:val="00955910"/>
    <w:rsid w:val="00957C14"/>
    <w:rsid w:val="00957E54"/>
    <w:rsid w:val="00960943"/>
    <w:rsid w:val="00961537"/>
    <w:rsid w:val="00962325"/>
    <w:rsid w:val="00962ADF"/>
    <w:rsid w:val="00964038"/>
    <w:rsid w:val="0096428A"/>
    <w:rsid w:val="00964865"/>
    <w:rsid w:val="009653D2"/>
    <w:rsid w:val="0096573E"/>
    <w:rsid w:val="00965E19"/>
    <w:rsid w:val="00966392"/>
    <w:rsid w:val="00966776"/>
    <w:rsid w:val="009704D8"/>
    <w:rsid w:val="00971280"/>
    <w:rsid w:val="009717FD"/>
    <w:rsid w:val="00971853"/>
    <w:rsid w:val="00971E96"/>
    <w:rsid w:val="0097335C"/>
    <w:rsid w:val="00974507"/>
    <w:rsid w:val="00975A5B"/>
    <w:rsid w:val="00975E1F"/>
    <w:rsid w:val="009767DC"/>
    <w:rsid w:val="00977FC5"/>
    <w:rsid w:val="00980533"/>
    <w:rsid w:val="0098120C"/>
    <w:rsid w:val="009817B4"/>
    <w:rsid w:val="009821C9"/>
    <w:rsid w:val="009823B9"/>
    <w:rsid w:val="00984978"/>
    <w:rsid w:val="00985ED3"/>
    <w:rsid w:val="00986DAA"/>
    <w:rsid w:val="00987149"/>
    <w:rsid w:val="00991106"/>
    <w:rsid w:val="0099126B"/>
    <w:rsid w:val="0099134C"/>
    <w:rsid w:val="009919ED"/>
    <w:rsid w:val="00991C89"/>
    <w:rsid w:val="00991D03"/>
    <w:rsid w:val="00992E13"/>
    <w:rsid w:val="00992E3E"/>
    <w:rsid w:val="00993BDC"/>
    <w:rsid w:val="00993D14"/>
    <w:rsid w:val="00993DAF"/>
    <w:rsid w:val="00994751"/>
    <w:rsid w:val="00994BC1"/>
    <w:rsid w:val="00995038"/>
    <w:rsid w:val="00995C79"/>
    <w:rsid w:val="00995EB7"/>
    <w:rsid w:val="009971B1"/>
    <w:rsid w:val="0099725E"/>
    <w:rsid w:val="00997B8F"/>
    <w:rsid w:val="00997C36"/>
    <w:rsid w:val="009A075C"/>
    <w:rsid w:val="009A1559"/>
    <w:rsid w:val="009A22F5"/>
    <w:rsid w:val="009A38B9"/>
    <w:rsid w:val="009A63E2"/>
    <w:rsid w:val="009A6A91"/>
    <w:rsid w:val="009A7C33"/>
    <w:rsid w:val="009A7FDB"/>
    <w:rsid w:val="009A7FF2"/>
    <w:rsid w:val="009B1998"/>
    <w:rsid w:val="009B21A4"/>
    <w:rsid w:val="009B2744"/>
    <w:rsid w:val="009B29DE"/>
    <w:rsid w:val="009B2BE4"/>
    <w:rsid w:val="009B31A9"/>
    <w:rsid w:val="009B3BE1"/>
    <w:rsid w:val="009B4464"/>
    <w:rsid w:val="009B4C6E"/>
    <w:rsid w:val="009B4FE9"/>
    <w:rsid w:val="009B510E"/>
    <w:rsid w:val="009B625F"/>
    <w:rsid w:val="009B69C6"/>
    <w:rsid w:val="009B6D64"/>
    <w:rsid w:val="009B724A"/>
    <w:rsid w:val="009B77C2"/>
    <w:rsid w:val="009B78F3"/>
    <w:rsid w:val="009B7EF3"/>
    <w:rsid w:val="009C0352"/>
    <w:rsid w:val="009C1EBC"/>
    <w:rsid w:val="009C3DF0"/>
    <w:rsid w:val="009C4477"/>
    <w:rsid w:val="009C4E8A"/>
    <w:rsid w:val="009C5703"/>
    <w:rsid w:val="009C6897"/>
    <w:rsid w:val="009C71B8"/>
    <w:rsid w:val="009C7449"/>
    <w:rsid w:val="009C7966"/>
    <w:rsid w:val="009C7DBB"/>
    <w:rsid w:val="009D111D"/>
    <w:rsid w:val="009D12AC"/>
    <w:rsid w:val="009D17BE"/>
    <w:rsid w:val="009D22E3"/>
    <w:rsid w:val="009D29BD"/>
    <w:rsid w:val="009D2C4F"/>
    <w:rsid w:val="009D3AE8"/>
    <w:rsid w:val="009D3C54"/>
    <w:rsid w:val="009D48FE"/>
    <w:rsid w:val="009D6CC0"/>
    <w:rsid w:val="009D6EB2"/>
    <w:rsid w:val="009E009C"/>
    <w:rsid w:val="009E0C38"/>
    <w:rsid w:val="009E0DC2"/>
    <w:rsid w:val="009E0E83"/>
    <w:rsid w:val="009E1551"/>
    <w:rsid w:val="009E17F1"/>
    <w:rsid w:val="009E563C"/>
    <w:rsid w:val="009E58B6"/>
    <w:rsid w:val="009E5952"/>
    <w:rsid w:val="009E6454"/>
    <w:rsid w:val="009E656E"/>
    <w:rsid w:val="009E678A"/>
    <w:rsid w:val="009E6B00"/>
    <w:rsid w:val="009E6FE2"/>
    <w:rsid w:val="009E7011"/>
    <w:rsid w:val="009E7DAA"/>
    <w:rsid w:val="009F02A0"/>
    <w:rsid w:val="009F28D3"/>
    <w:rsid w:val="009F2F3B"/>
    <w:rsid w:val="009F3788"/>
    <w:rsid w:val="009F4C7D"/>
    <w:rsid w:val="009F5488"/>
    <w:rsid w:val="009F6423"/>
    <w:rsid w:val="009F64BF"/>
    <w:rsid w:val="00A0019B"/>
    <w:rsid w:val="00A00BD6"/>
    <w:rsid w:val="00A014BE"/>
    <w:rsid w:val="00A01C59"/>
    <w:rsid w:val="00A01F05"/>
    <w:rsid w:val="00A0298B"/>
    <w:rsid w:val="00A053C1"/>
    <w:rsid w:val="00A05962"/>
    <w:rsid w:val="00A07993"/>
    <w:rsid w:val="00A07F9E"/>
    <w:rsid w:val="00A107F3"/>
    <w:rsid w:val="00A10A6B"/>
    <w:rsid w:val="00A10F18"/>
    <w:rsid w:val="00A11E73"/>
    <w:rsid w:val="00A12BB8"/>
    <w:rsid w:val="00A1330D"/>
    <w:rsid w:val="00A13349"/>
    <w:rsid w:val="00A135DC"/>
    <w:rsid w:val="00A13B46"/>
    <w:rsid w:val="00A140DC"/>
    <w:rsid w:val="00A14493"/>
    <w:rsid w:val="00A14F53"/>
    <w:rsid w:val="00A14F91"/>
    <w:rsid w:val="00A16B30"/>
    <w:rsid w:val="00A16BE0"/>
    <w:rsid w:val="00A16D67"/>
    <w:rsid w:val="00A16F94"/>
    <w:rsid w:val="00A17867"/>
    <w:rsid w:val="00A20D5F"/>
    <w:rsid w:val="00A20E6D"/>
    <w:rsid w:val="00A215EE"/>
    <w:rsid w:val="00A21CD1"/>
    <w:rsid w:val="00A225DD"/>
    <w:rsid w:val="00A233EF"/>
    <w:rsid w:val="00A23572"/>
    <w:rsid w:val="00A24D72"/>
    <w:rsid w:val="00A25B4B"/>
    <w:rsid w:val="00A25EB7"/>
    <w:rsid w:val="00A25F39"/>
    <w:rsid w:val="00A260AA"/>
    <w:rsid w:val="00A263D3"/>
    <w:rsid w:val="00A26597"/>
    <w:rsid w:val="00A26BA5"/>
    <w:rsid w:val="00A272EF"/>
    <w:rsid w:val="00A27ACB"/>
    <w:rsid w:val="00A3017F"/>
    <w:rsid w:val="00A31DDC"/>
    <w:rsid w:val="00A324F3"/>
    <w:rsid w:val="00A325B5"/>
    <w:rsid w:val="00A32B02"/>
    <w:rsid w:val="00A33081"/>
    <w:rsid w:val="00A34513"/>
    <w:rsid w:val="00A347E5"/>
    <w:rsid w:val="00A35F03"/>
    <w:rsid w:val="00A372E9"/>
    <w:rsid w:val="00A41551"/>
    <w:rsid w:val="00A41BDA"/>
    <w:rsid w:val="00A43B84"/>
    <w:rsid w:val="00A43C32"/>
    <w:rsid w:val="00A4487E"/>
    <w:rsid w:val="00A44D05"/>
    <w:rsid w:val="00A44E59"/>
    <w:rsid w:val="00A450C5"/>
    <w:rsid w:val="00A4616F"/>
    <w:rsid w:val="00A469D9"/>
    <w:rsid w:val="00A46A09"/>
    <w:rsid w:val="00A46A56"/>
    <w:rsid w:val="00A47563"/>
    <w:rsid w:val="00A47944"/>
    <w:rsid w:val="00A479BD"/>
    <w:rsid w:val="00A47F3E"/>
    <w:rsid w:val="00A5001E"/>
    <w:rsid w:val="00A50327"/>
    <w:rsid w:val="00A51406"/>
    <w:rsid w:val="00A51B1B"/>
    <w:rsid w:val="00A52B8B"/>
    <w:rsid w:val="00A536C7"/>
    <w:rsid w:val="00A545A8"/>
    <w:rsid w:val="00A54EE5"/>
    <w:rsid w:val="00A54FED"/>
    <w:rsid w:val="00A55F47"/>
    <w:rsid w:val="00A56F0B"/>
    <w:rsid w:val="00A572A1"/>
    <w:rsid w:val="00A60ED4"/>
    <w:rsid w:val="00A6160E"/>
    <w:rsid w:val="00A61CD1"/>
    <w:rsid w:val="00A62521"/>
    <w:rsid w:val="00A64047"/>
    <w:rsid w:val="00A646E8"/>
    <w:rsid w:val="00A651FD"/>
    <w:rsid w:val="00A6543F"/>
    <w:rsid w:val="00A673C0"/>
    <w:rsid w:val="00A67870"/>
    <w:rsid w:val="00A679E2"/>
    <w:rsid w:val="00A700D4"/>
    <w:rsid w:val="00A71530"/>
    <w:rsid w:val="00A71FDC"/>
    <w:rsid w:val="00A7237C"/>
    <w:rsid w:val="00A72E26"/>
    <w:rsid w:val="00A72E4C"/>
    <w:rsid w:val="00A749C4"/>
    <w:rsid w:val="00A75B92"/>
    <w:rsid w:val="00A766FF"/>
    <w:rsid w:val="00A76F88"/>
    <w:rsid w:val="00A77B26"/>
    <w:rsid w:val="00A8002B"/>
    <w:rsid w:val="00A80C3F"/>
    <w:rsid w:val="00A81281"/>
    <w:rsid w:val="00A812D7"/>
    <w:rsid w:val="00A82020"/>
    <w:rsid w:val="00A826C2"/>
    <w:rsid w:val="00A832B2"/>
    <w:rsid w:val="00A8447C"/>
    <w:rsid w:val="00A864D1"/>
    <w:rsid w:val="00A86BC7"/>
    <w:rsid w:val="00A87747"/>
    <w:rsid w:val="00A87B58"/>
    <w:rsid w:val="00A9107C"/>
    <w:rsid w:val="00A91459"/>
    <w:rsid w:val="00A91C36"/>
    <w:rsid w:val="00A9250A"/>
    <w:rsid w:val="00A92777"/>
    <w:rsid w:val="00A93139"/>
    <w:rsid w:val="00A939AC"/>
    <w:rsid w:val="00A93D21"/>
    <w:rsid w:val="00A94CC9"/>
    <w:rsid w:val="00A95773"/>
    <w:rsid w:val="00A9713B"/>
    <w:rsid w:val="00AA0219"/>
    <w:rsid w:val="00AA1936"/>
    <w:rsid w:val="00AA1DDC"/>
    <w:rsid w:val="00AA34CC"/>
    <w:rsid w:val="00AA3511"/>
    <w:rsid w:val="00AA4891"/>
    <w:rsid w:val="00AA4B80"/>
    <w:rsid w:val="00AA4D0F"/>
    <w:rsid w:val="00AA5065"/>
    <w:rsid w:val="00AA558F"/>
    <w:rsid w:val="00AA6032"/>
    <w:rsid w:val="00AA6649"/>
    <w:rsid w:val="00AA7CFA"/>
    <w:rsid w:val="00AA7EEE"/>
    <w:rsid w:val="00AB02DE"/>
    <w:rsid w:val="00AB0D88"/>
    <w:rsid w:val="00AB1B91"/>
    <w:rsid w:val="00AB2D5D"/>
    <w:rsid w:val="00AB30AD"/>
    <w:rsid w:val="00AB3665"/>
    <w:rsid w:val="00AB3BC8"/>
    <w:rsid w:val="00AB49A9"/>
    <w:rsid w:val="00AB49BB"/>
    <w:rsid w:val="00AB4FCB"/>
    <w:rsid w:val="00AB566C"/>
    <w:rsid w:val="00AB58CA"/>
    <w:rsid w:val="00AB7020"/>
    <w:rsid w:val="00AB7AEC"/>
    <w:rsid w:val="00AC162F"/>
    <w:rsid w:val="00AC2A86"/>
    <w:rsid w:val="00AC438D"/>
    <w:rsid w:val="00AC4CEA"/>
    <w:rsid w:val="00AC50B0"/>
    <w:rsid w:val="00AC50E2"/>
    <w:rsid w:val="00AC53A8"/>
    <w:rsid w:val="00AC5552"/>
    <w:rsid w:val="00AC56D9"/>
    <w:rsid w:val="00AC63B7"/>
    <w:rsid w:val="00AC6A95"/>
    <w:rsid w:val="00AC7E63"/>
    <w:rsid w:val="00AD06EE"/>
    <w:rsid w:val="00AD0BCF"/>
    <w:rsid w:val="00AD0C23"/>
    <w:rsid w:val="00AD1A87"/>
    <w:rsid w:val="00AD2289"/>
    <w:rsid w:val="00AD233B"/>
    <w:rsid w:val="00AD291A"/>
    <w:rsid w:val="00AD465A"/>
    <w:rsid w:val="00AD4E41"/>
    <w:rsid w:val="00AD5080"/>
    <w:rsid w:val="00AD6A83"/>
    <w:rsid w:val="00AD6D08"/>
    <w:rsid w:val="00AD7557"/>
    <w:rsid w:val="00AE043F"/>
    <w:rsid w:val="00AE04B1"/>
    <w:rsid w:val="00AE0F11"/>
    <w:rsid w:val="00AE22EB"/>
    <w:rsid w:val="00AE28E4"/>
    <w:rsid w:val="00AE3B3B"/>
    <w:rsid w:val="00AE41B0"/>
    <w:rsid w:val="00AE43A4"/>
    <w:rsid w:val="00AE49F9"/>
    <w:rsid w:val="00AE4A4D"/>
    <w:rsid w:val="00AE4A6E"/>
    <w:rsid w:val="00AE4D80"/>
    <w:rsid w:val="00AE4DA6"/>
    <w:rsid w:val="00AE6767"/>
    <w:rsid w:val="00AE6CF0"/>
    <w:rsid w:val="00AE78A6"/>
    <w:rsid w:val="00AE7C71"/>
    <w:rsid w:val="00AF3314"/>
    <w:rsid w:val="00AF33EA"/>
    <w:rsid w:val="00AF47C6"/>
    <w:rsid w:val="00AF497C"/>
    <w:rsid w:val="00AF4ABA"/>
    <w:rsid w:val="00AF4DDA"/>
    <w:rsid w:val="00AF4E1C"/>
    <w:rsid w:val="00AF514C"/>
    <w:rsid w:val="00AF5A02"/>
    <w:rsid w:val="00AF5BBB"/>
    <w:rsid w:val="00AF683E"/>
    <w:rsid w:val="00AF7366"/>
    <w:rsid w:val="00AF7A3E"/>
    <w:rsid w:val="00B00779"/>
    <w:rsid w:val="00B009D3"/>
    <w:rsid w:val="00B028CF"/>
    <w:rsid w:val="00B029DB"/>
    <w:rsid w:val="00B0302A"/>
    <w:rsid w:val="00B03213"/>
    <w:rsid w:val="00B03D8B"/>
    <w:rsid w:val="00B04BB2"/>
    <w:rsid w:val="00B04DA7"/>
    <w:rsid w:val="00B0536A"/>
    <w:rsid w:val="00B05EAE"/>
    <w:rsid w:val="00B063B4"/>
    <w:rsid w:val="00B06971"/>
    <w:rsid w:val="00B0736B"/>
    <w:rsid w:val="00B07391"/>
    <w:rsid w:val="00B11463"/>
    <w:rsid w:val="00B11F58"/>
    <w:rsid w:val="00B12982"/>
    <w:rsid w:val="00B12E0C"/>
    <w:rsid w:val="00B13303"/>
    <w:rsid w:val="00B136DA"/>
    <w:rsid w:val="00B13A9E"/>
    <w:rsid w:val="00B154EB"/>
    <w:rsid w:val="00B15999"/>
    <w:rsid w:val="00B1640D"/>
    <w:rsid w:val="00B165E9"/>
    <w:rsid w:val="00B16C96"/>
    <w:rsid w:val="00B16D38"/>
    <w:rsid w:val="00B20A83"/>
    <w:rsid w:val="00B213C2"/>
    <w:rsid w:val="00B218F2"/>
    <w:rsid w:val="00B21A85"/>
    <w:rsid w:val="00B22456"/>
    <w:rsid w:val="00B22CA5"/>
    <w:rsid w:val="00B235B6"/>
    <w:rsid w:val="00B249C8"/>
    <w:rsid w:val="00B253DB"/>
    <w:rsid w:val="00B262C2"/>
    <w:rsid w:val="00B2697D"/>
    <w:rsid w:val="00B2726D"/>
    <w:rsid w:val="00B278A6"/>
    <w:rsid w:val="00B279EF"/>
    <w:rsid w:val="00B27C85"/>
    <w:rsid w:val="00B317C3"/>
    <w:rsid w:val="00B31C67"/>
    <w:rsid w:val="00B31F17"/>
    <w:rsid w:val="00B32EB1"/>
    <w:rsid w:val="00B3311C"/>
    <w:rsid w:val="00B3473E"/>
    <w:rsid w:val="00B34D9F"/>
    <w:rsid w:val="00B34FB1"/>
    <w:rsid w:val="00B355E1"/>
    <w:rsid w:val="00B35966"/>
    <w:rsid w:val="00B35C79"/>
    <w:rsid w:val="00B37032"/>
    <w:rsid w:val="00B3710D"/>
    <w:rsid w:val="00B37C59"/>
    <w:rsid w:val="00B40C82"/>
    <w:rsid w:val="00B40DF5"/>
    <w:rsid w:val="00B41503"/>
    <w:rsid w:val="00B41C46"/>
    <w:rsid w:val="00B41C6D"/>
    <w:rsid w:val="00B41FB3"/>
    <w:rsid w:val="00B43712"/>
    <w:rsid w:val="00B43EB8"/>
    <w:rsid w:val="00B4416F"/>
    <w:rsid w:val="00B443F4"/>
    <w:rsid w:val="00B44E06"/>
    <w:rsid w:val="00B45147"/>
    <w:rsid w:val="00B4583D"/>
    <w:rsid w:val="00B46915"/>
    <w:rsid w:val="00B46BED"/>
    <w:rsid w:val="00B47A07"/>
    <w:rsid w:val="00B47A36"/>
    <w:rsid w:val="00B5079A"/>
    <w:rsid w:val="00B50FCD"/>
    <w:rsid w:val="00B514B6"/>
    <w:rsid w:val="00B52667"/>
    <w:rsid w:val="00B530D1"/>
    <w:rsid w:val="00B5349A"/>
    <w:rsid w:val="00B5375E"/>
    <w:rsid w:val="00B5591D"/>
    <w:rsid w:val="00B5598F"/>
    <w:rsid w:val="00B5604E"/>
    <w:rsid w:val="00B56264"/>
    <w:rsid w:val="00B56F99"/>
    <w:rsid w:val="00B57AA1"/>
    <w:rsid w:val="00B57B50"/>
    <w:rsid w:val="00B60235"/>
    <w:rsid w:val="00B612E8"/>
    <w:rsid w:val="00B61B83"/>
    <w:rsid w:val="00B61EF3"/>
    <w:rsid w:val="00B626F4"/>
    <w:rsid w:val="00B62C63"/>
    <w:rsid w:val="00B638EB"/>
    <w:rsid w:val="00B63EC3"/>
    <w:rsid w:val="00B64331"/>
    <w:rsid w:val="00B64490"/>
    <w:rsid w:val="00B64600"/>
    <w:rsid w:val="00B6560E"/>
    <w:rsid w:val="00B670A0"/>
    <w:rsid w:val="00B674B4"/>
    <w:rsid w:val="00B67A99"/>
    <w:rsid w:val="00B67B6D"/>
    <w:rsid w:val="00B67E33"/>
    <w:rsid w:val="00B702C1"/>
    <w:rsid w:val="00B7064F"/>
    <w:rsid w:val="00B70C23"/>
    <w:rsid w:val="00B70DB8"/>
    <w:rsid w:val="00B714BF"/>
    <w:rsid w:val="00B72199"/>
    <w:rsid w:val="00B723D0"/>
    <w:rsid w:val="00B74527"/>
    <w:rsid w:val="00B74F41"/>
    <w:rsid w:val="00B75337"/>
    <w:rsid w:val="00B7534F"/>
    <w:rsid w:val="00B77DC2"/>
    <w:rsid w:val="00B8001F"/>
    <w:rsid w:val="00B812E0"/>
    <w:rsid w:val="00B817D7"/>
    <w:rsid w:val="00B8234E"/>
    <w:rsid w:val="00B8262B"/>
    <w:rsid w:val="00B83453"/>
    <w:rsid w:val="00B846E1"/>
    <w:rsid w:val="00B84950"/>
    <w:rsid w:val="00B84970"/>
    <w:rsid w:val="00B85927"/>
    <w:rsid w:val="00B85DA2"/>
    <w:rsid w:val="00B87D4D"/>
    <w:rsid w:val="00B8D619"/>
    <w:rsid w:val="00B90273"/>
    <w:rsid w:val="00B909A5"/>
    <w:rsid w:val="00B90D0B"/>
    <w:rsid w:val="00B9200F"/>
    <w:rsid w:val="00B9341F"/>
    <w:rsid w:val="00B93CC1"/>
    <w:rsid w:val="00B944EF"/>
    <w:rsid w:val="00B960D5"/>
    <w:rsid w:val="00B96D6C"/>
    <w:rsid w:val="00B97A2A"/>
    <w:rsid w:val="00BA074B"/>
    <w:rsid w:val="00BA175C"/>
    <w:rsid w:val="00BA2687"/>
    <w:rsid w:val="00BA2AF7"/>
    <w:rsid w:val="00BA2CBF"/>
    <w:rsid w:val="00BA3C83"/>
    <w:rsid w:val="00BA5125"/>
    <w:rsid w:val="00BA614A"/>
    <w:rsid w:val="00BA6C72"/>
    <w:rsid w:val="00BA6EF7"/>
    <w:rsid w:val="00BA7D8C"/>
    <w:rsid w:val="00BB0BE6"/>
    <w:rsid w:val="00BB2436"/>
    <w:rsid w:val="00BB2565"/>
    <w:rsid w:val="00BB257B"/>
    <w:rsid w:val="00BB27B5"/>
    <w:rsid w:val="00BB2A15"/>
    <w:rsid w:val="00BB2E2E"/>
    <w:rsid w:val="00BB32E6"/>
    <w:rsid w:val="00BB342E"/>
    <w:rsid w:val="00BB4E17"/>
    <w:rsid w:val="00BB554A"/>
    <w:rsid w:val="00BB60D0"/>
    <w:rsid w:val="00BB6EE4"/>
    <w:rsid w:val="00BB73A7"/>
    <w:rsid w:val="00BC0987"/>
    <w:rsid w:val="00BC2127"/>
    <w:rsid w:val="00BC2AFA"/>
    <w:rsid w:val="00BC3946"/>
    <w:rsid w:val="00BC3FD6"/>
    <w:rsid w:val="00BC4C38"/>
    <w:rsid w:val="00BC5115"/>
    <w:rsid w:val="00BC582D"/>
    <w:rsid w:val="00BC58CB"/>
    <w:rsid w:val="00BC7342"/>
    <w:rsid w:val="00BD15DD"/>
    <w:rsid w:val="00BD31D4"/>
    <w:rsid w:val="00BD349A"/>
    <w:rsid w:val="00BD3588"/>
    <w:rsid w:val="00BD4C7A"/>
    <w:rsid w:val="00BD5967"/>
    <w:rsid w:val="00BD6043"/>
    <w:rsid w:val="00BD6682"/>
    <w:rsid w:val="00BD6F39"/>
    <w:rsid w:val="00BD7269"/>
    <w:rsid w:val="00BD74F6"/>
    <w:rsid w:val="00BD7DB9"/>
    <w:rsid w:val="00BE0598"/>
    <w:rsid w:val="00BE114C"/>
    <w:rsid w:val="00BE12DC"/>
    <w:rsid w:val="00BE1A7C"/>
    <w:rsid w:val="00BE2067"/>
    <w:rsid w:val="00BE2090"/>
    <w:rsid w:val="00BE2A71"/>
    <w:rsid w:val="00BE2EE3"/>
    <w:rsid w:val="00BE36E3"/>
    <w:rsid w:val="00BE3D54"/>
    <w:rsid w:val="00BE41C3"/>
    <w:rsid w:val="00BE513E"/>
    <w:rsid w:val="00BE57C0"/>
    <w:rsid w:val="00BE5A8D"/>
    <w:rsid w:val="00BE7A17"/>
    <w:rsid w:val="00BE7B73"/>
    <w:rsid w:val="00BE7CCD"/>
    <w:rsid w:val="00BF132A"/>
    <w:rsid w:val="00BF1FCB"/>
    <w:rsid w:val="00BF2B11"/>
    <w:rsid w:val="00BF308D"/>
    <w:rsid w:val="00BF3116"/>
    <w:rsid w:val="00BF4144"/>
    <w:rsid w:val="00BF43E3"/>
    <w:rsid w:val="00BF44CB"/>
    <w:rsid w:val="00BF4560"/>
    <w:rsid w:val="00BF512B"/>
    <w:rsid w:val="00BF597B"/>
    <w:rsid w:val="00BF5BD3"/>
    <w:rsid w:val="00BF68B4"/>
    <w:rsid w:val="00BF6CAA"/>
    <w:rsid w:val="00BF77FF"/>
    <w:rsid w:val="00BF7A24"/>
    <w:rsid w:val="00BF7ABC"/>
    <w:rsid w:val="00BF7E41"/>
    <w:rsid w:val="00C0024C"/>
    <w:rsid w:val="00C0050F"/>
    <w:rsid w:val="00C005B4"/>
    <w:rsid w:val="00C0079D"/>
    <w:rsid w:val="00C011ED"/>
    <w:rsid w:val="00C016B4"/>
    <w:rsid w:val="00C0185D"/>
    <w:rsid w:val="00C025A3"/>
    <w:rsid w:val="00C02892"/>
    <w:rsid w:val="00C0292A"/>
    <w:rsid w:val="00C0362F"/>
    <w:rsid w:val="00C0375C"/>
    <w:rsid w:val="00C038DA"/>
    <w:rsid w:val="00C038E2"/>
    <w:rsid w:val="00C0671F"/>
    <w:rsid w:val="00C109BD"/>
    <w:rsid w:val="00C10B8B"/>
    <w:rsid w:val="00C11814"/>
    <w:rsid w:val="00C118AB"/>
    <w:rsid w:val="00C128BD"/>
    <w:rsid w:val="00C1293F"/>
    <w:rsid w:val="00C12BEF"/>
    <w:rsid w:val="00C12BF8"/>
    <w:rsid w:val="00C12E5D"/>
    <w:rsid w:val="00C13722"/>
    <w:rsid w:val="00C13A97"/>
    <w:rsid w:val="00C14817"/>
    <w:rsid w:val="00C1618E"/>
    <w:rsid w:val="00C173F0"/>
    <w:rsid w:val="00C17983"/>
    <w:rsid w:val="00C20270"/>
    <w:rsid w:val="00C203AD"/>
    <w:rsid w:val="00C20665"/>
    <w:rsid w:val="00C20A6A"/>
    <w:rsid w:val="00C20BBD"/>
    <w:rsid w:val="00C2193E"/>
    <w:rsid w:val="00C21D76"/>
    <w:rsid w:val="00C22857"/>
    <w:rsid w:val="00C22AFA"/>
    <w:rsid w:val="00C22BD2"/>
    <w:rsid w:val="00C2346C"/>
    <w:rsid w:val="00C23D74"/>
    <w:rsid w:val="00C23D78"/>
    <w:rsid w:val="00C2531C"/>
    <w:rsid w:val="00C26D12"/>
    <w:rsid w:val="00C27A96"/>
    <w:rsid w:val="00C30170"/>
    <w:rsid w:val="00C339DE"/>
    <w:rsid w:val="00C356D4"/>
    <w:rsid w:val="00C358B8"/>
    <w:rsid w:val="00C37D6E"/>
    <w:rsid w:val="00C40489"/>
    <w:rsid w:val="00C4095B"/>
    <w:rsid w:val="00C42F8D"/>
    <w:rsid w:val="00C444CD"/>
    <w:rsid w:val="00C448C1"/>
    <w:rsid w:val="00C4553D"/>
    <w:rsid w:val="00C46120"/>
    <w:rsid w:val="00C46439"/>
    <w:rsid w:val="00C46FEA"/>
    <w:rsid w:val="00C4705D"/>
    <w:rsid w:val="00C47D6A"/>
    <w:rsid w:val="00C51736"/>
    <w:rsid w:val="00C519C8"/>
    <w:rsid w:val="00C51A65"/>
    <w:rsid w:val="00C51DC6"/>
    <w:rsid w:val="00C52AF2"/>
    <w:rsid w:val="00C530A6"/>
    <w:rsid w:val="00C53A43"/>
    <w:rsid w:val="00C54309"/>
    <w:rsid w:val="00C54B1C"/>
    <w:rsid w:val="00C54F7E"/>
    <w:rsid w:val="00C558BB"/>
    <w:rsid w:val="00C56C54"/>
    <w:rsid w:val="00C603CD"/>
    <w:rsid w:val="00C60730"/>
    <w:rsid w:val="00C60A93"/>
    <w:rsid w:val="00C61E8C"/>
    <w:rsid w:val="00C62137"/>
    <w:rsid w:val="00C62840"/>
    <w:rsid w:val="00C62D2D"/>
    <w:rsid w:val="00C631B8"/>
    <w:rsid w:val="00C63F39"/>
    <w:rsid w:val="00C64366"/>
    <w:rsid w:val="00C64D5E"/>
    <w:rsid w:val="00C656A2"/>
    <w:rsid w:val="00C65DAC"/>
    <w:rsid w:val="00C673D2"/>
    <w:rsid w:val="00C67421"/>
    <w:rsid w:val="00C678B1"/>
    <w:rsid w:val="00C70352"/>
    <w:rsid w:val="00C7122A"/>
    <w:rsid w:val="00C723A8"/>
    <w:rsid w:val="00C73BE0"/>
    <w:rsid w:val="00C74905"/>
    <w:rsid w:val="00C74E06"/>
    <w:rsid w:val="00C74F92"/>
    <w:rsid w:val="00C7543C"/>
    <w:rsid w:val="00C75AD7"/>
    <w:rsid w:val="00C7651C"/>
    <w:rsid w:val="00C76D16"/>
    <w:rsid w:val="00C77A4C"/>
    <w:rsid w:val="00C801BE"/>
    <w:rsid w:val="00C815F8"/>
    <w:rsid w:val="00C816B1"/>
    <w:rsid w:val="00C82851"/>
    <w:rsid w:val="00C829FF"/>
    <w:rsid w:val="00C82AD5"/>
    <w:rsid w:val="00C835E6"/>
    <w:rsid w:val="00C838B9"/>
    <w:rsid w:val="00C83B68"/>
    <w:rsid w:val="00C83B79"/>
    <w:rsid w:val="00C862AE"/>
    <w:rsid w:val="00C87389"/>
    <w:rsid w:val="00C87FBE"/>
    <w:rsid w:val="00C90CCA"/>
    <w:rsid w:val="00C91EDF"/>
    <w:rsid w:val="00C93434"/>
    <w:rsid w:val="00C95672"/>
    <w:rsid w:val="00C958D4"/>
    <w:rsid w:val="00C95CAD"/>
    <w:rsid w:val="00C9604D"/>
    <w:rsid w:val="00C9610C"/>
    <w:rsid w:val="00C96BE2"/>
    <w:rsid w:val="00C97656"/>
    <w:rsid w:val="00C97FBB"/>
    <w:rsid w:val="00CA0497"/>
    <w:rsid w:val="00CA06B9"/>
    <w:rsid w:val="00CA1570"/>
    <w:rsid w:val="00CA1A98"/>
    <w:rsid w:val="00CA3641"/>
    <w:rsid w:val="00CA5AD2"/>
    <w:rsid w:val="00CA5F2B"/>
    <w:rsid w:val="00CA618D"/>
    <w:rsid w:val="00CA6893"/>
    <w:rsid w:val="00CA6FB4"/>
    <w:rsid w:val="00CA73DD"/>
    <w:rsid w:val="00CB0213"/>
    <w:rsid w:val="00CB04B3"/>
    <w:rsid w:val="00CB055F"/>
    <w:rsid w:val="00CB1508"/>
    <w:rsid w:val="00CB4496"/>
    <w:rsid w:val="00CB4656"/>
    <w:rsid w:val="00CB500F"/>
    <w:rsid w:val="00CB5614"/>
    <w:rsid w:val="00CB622A"/>
    <w:rsid w:val="00CB6A69"/>
    <w:rsid w:val="00CB7207"/>
    <w:rsid w:val="00CB727F"/>
    <w:rsid w:val="00CB7ED7"/>
    <w:rsid w:val="00CC0B48"/>
    <w:rsid w:val="00CC184A"/>
    <w:rsid w:val="00CC370B"/>
    <w:rsid w:val="00CC3D9D"/>
    <w:rsid w:val="00CC4A69"/>
    <w:rsid w:val="00CC5068"/>
    <w:rsid w:val="00CC614B"/>
    <w:rsid w:val="00CC62B4"/>
    <w:rsid w:val="00CC633B"/>
    <w:rsid w:val="00CC6721"/>
    <w:rsid w:val="00CC7B19"/>
    <w:rsid w:val="00CD06B3"/>
    <w:rsid w:val="00CD07BA"/>
    <w:rsid w:val="00CD10B3"/>
    <w:rsid w:val="00CD13B6"/>
    <w:rsid w:val="00CD1617"/>
    <w:rsid w:val="00CD1EB1"/>
    <w:rsid w:val="00CD2D37"/>
    <w:rsid w:val="00CD431B"/>
    <w:rsid w:val="00CD466C"/>
    <w:rsid w:val="00CD5829"/>
    <w:rsid w:val="00CD5B65"/>
    <w:rsid w:val="00CD5B6A"/>
    <w:rsid w:val="00CD5DEA"/>
    <w:rsid w:val="00CD5FB0"/>
    <w:rsid w:val="00CD6549"/>
    <w:rsid w:val="00CD66AC"/>
    <w:rsid w:val="00CD73B6"/>
    <w:rsid w:val="00CD7855"/>
    <w:rsid w:val="00CD7CC3"/>
    <w:rsid w:val="00CE074C"/>
    <w:rsid w:val="00CE07C5"/>
    <w:rsid w:val="00CE0B7A"/>
    <w:rsid w:val="00CE1AF0"/>
    <w:rsid w:val="00CE20E7"/>
    <w:rsid w:val="00CE23DB"/>
    <w:rsid w:val="00CE28A8"/>
    <w:rsid w:val="00CE2B0C"/>
    <w:rsid w:val="00CE3C80"/>
    <w:rsid w:val="00CE4632"/>
    <w:rsid w:val="00CE51FE"/>
    <w:rsid w:val="00CE5A26"/>
    <w:rsid w:val="00CE5B22"/>
    <w:rsid w:val="00CE6891"/>
    <w:rsid w:val="00CF0B55"/>
    <w:rsid w:val="00CF185D"/>
    <w:rsid w:val="00CF29B8"/>
    <w:rsid w:val="00CF2E84"/>
    <w:rsid w:val="00CF39DB"/>
    <w:rsid w:val="00CF3CE1"/>
    <w:rsid w:val="00CF3F3B"/>
    <w:rsid w:val="00CF4571"/>
    <w:rsid w:val="00CF5039"/>
    <w:rsid w:val="00CF515D"/>
    <w:rsid w:val="00CF5958"/>
    <w:rsid w:val="00CF60C1"/>
    <w:rsid w:val="00CF63A3"/>
    <w:rsid w:val="00CF6C53"/>
    <w:rsid w:val="00CF6F35"/>
    <w:rsid w:val="00CF6F49"/>
    <w:rsid w:val="00CF7E89"/>
    <w:rsid w:val="00D004A8"/>
    <w:rsid w:val="00D0208B"/>
    <w:rsid w:val="00D02313"/>
    <w:rsid w:val="00D02BCA"/>
    <w:rsid w:val="00D02BDF"/>
    <w:rsid w:val="00D02F2C"/>
    <w:rsid w:val="00D04A3F"/>
    <w:rsid w:val="00D05FAA"/>
    <w:rsid w:val="00D07A89"/>
    <w:rsid w:val="00D07DBB"/>
    <w:rsid w:val="00D10317"/>
    <w:rsid w:val="00D10539"/>
    <w:rsid w:val="00D10644"/>
    <w:rsid w:val="00D1147D"/>
    <w:rsid w:val="00D1151F"/>
    <w:rsid w:val="00D11D5E"/>
    <w:rsid w:val="00D124B8"/>
    <w:rsid w:val="00D12EBD"/>
    <w:rsid w:val="00D139E8"/>
    <w:rsid w:val="00D14010"/>
    <w:rsid w:val="00D14A81"/>
    <w:rsid w:val="00D1502C"/>
    <w:rsid w:val="00D15409"/>
    <w:rsid w:val="00D15AC5"/>
    <w:rsid w:val="00D16EDD"/>
    <w:rsid w:val="00D17073"/>
    <w:rsid w:val="00D17F11"/>
    <w:rsid w:val="00D2104F"/>
    <w:rsid w:val="00D214A5"/>
    <w:rsid w:val="00D21B11"/>
    <w:rsid w:val="00D21DA6"/>
    <w:rsid w:val="00D2248F"/>
    <w:rsid w:val="00D2278C"/>
    <w:rsid w:val="00D24605"/>
    <w:rsid w:val="00D24EA0"/>
    <w:rsid w:val="00D24EC2"/>
    <w:rsid w:val="00D255D6"/>
    <w:rsid w:val="00D25663"/>
    <w:rsid w:val="00D25FBD"/>
    <w:rsid w:val="00D26354"/>
    <w:rsid w:val="00D26CA3"/>
    <w:rsid w:val="00D2735D"/>
    <w:rsid w:val="00D273B2"/>
    <w:rsid w:val="00D277D5"/>
    <w:rsid w:val="00D2780E"/>
    <w:rsid w:val="00D30002"/>
    <w:rsid w:val="00D300CC"/>
    <w:rsid w:val="00D301F0"/>
    <w:rsid w:val="00D3293B"/>
    <w:rsid w:val="00D32C76"/>
    <w:rsid w:val="00D32E78"/>
    <w:rsid w:val="00D330F0"/>
    <w:rsid w:val="00D3362F"/>
    <w:rsid w:val="00D33D6D"/>
    <w:rsid w:val="00D33E04"/>
    <w:rsid w:val="00D345FA"/>
    <w:rsid w:val="00D350A2"/>
    <w:rsid w:val="00D356EE"/>
    <w:rsid w:val="00D35A41"/>
    <w:rsid w:val="00D35A9D"/>
    <w:rsid w:val="00D35AB7"/>
    <w:rsid w:val="00D35CB5"/>
    <w:rsid w:val="00D36218"/>
    <w:rsid w:val="00D362FA"/>
    <w:rsid w:val="00D367A9"/>
    <w:rsid w:val="00D36AE5"/>
    <w:rsid w:val="00D37CB3"/>
    <w:rsid w:val="00D40845"/>
    <w:rsid w:val="00D40B86"/>
    <w:rsid w:val="00D42149"/>
    <w:rsid w:val="00D4290E"/>
    <w:rsid w:val="00D42C5C"/>
    <w:rsid w:val="00D430DE"/>
    <w:rsid w:val="00D433EE"/>
    <w:rsid w:val="00D44621"/>
    <w:rsid w:val="00D4624A"/>
    <w:rsid w:val="00D466C8"/>
    <w:rsid w:val="00D50304"/>
    <w:rsid w:val="00D50D86"/>
    <w:rsid w:val="00D5131D"/>
    <w:rsid w:val="00D517FB"/>
    <w:rsid w:val="00D520FE"/>
    <w:rsid w:val="00D53F18"/>
    <w:rsid w:val="00D54148"/>
    <w:rsid w:val="00D54313"/>
    <w:rsid w:val="00D54475"/>
    <w:rsid w:val="00D553F0"/>
    <w:rsid w:val="00D55BE2"/>
    <w:rsid w:val="00D563F5"/>
    <w:rsid w:val="00D571AC"/>
    <w:rsid w:val="00D60742"/>
    <w:rsid w:val="00D60F44"/>
    <w:rsid w:val="00D61E8B"/>
    <w:rsid w:val="00D61FEC"/>
    <w:rsid w:val="00D62C88"/>
    <w:rsid w:val="00D63127"/>
    <w:rsid w:val="00D63422"/>
    <w:rsid w:val="00D63558"/>
    <w:rsid w:val="00D644A1"/>
    <w:rsid w:val="00D65A76"/>
    <w:rsid w:val="00D66B41"/>
    <w:rsid w:val="00D679E8"/>
    <w:rsid w:val="00D722A8"/>
    <w:rsid w:val="00D7265B"/>
    <w:rsid w:val="00D72DB2"/>
    <w:rsid w:val="00D732B3"/>
    <w:rsid w:val="00D75014"/>
    <w:rsid w:val="00D7553D"/>
    <w:rsid w:val="00D75B51"/>
    <w:rsid w:val="00D767E8"/>
    <w:rsid w:val="00D77431"/>
    <w:rsid w:val="00D776E7"/>
    <w:rsid w:val="00D777FE"/>
    <w:rsid w:val="00D8133A"/>
    <w:rsid w:val="00D81AB5"/>
    <w:rsid w:val="00D81E6C"/>
    <w:rsid w:val="00D822A8"/>
    <w:rsid w:val="00D82C53"/>
    <w:rsid w:val="00D83C5B"/>
    <w:rsid w:val="00D858CD"/>
    <w:rsid w:val="00D85FEA"/>
    <w:rsid w:val="00D86607"/>
    <w:rsid w:val="00D87DB9"/>
    <w:rsid w:val="00D909CB"/>
    <w:rsid w:val="00D92199"/>
    <w:rsid w:val="00D923F8"/>
    <w:rsid w:val="00D9649D"/>
    <w:rsid w:val="00D96731"/>
    <w:rsid w:val="00D96A3A"/>
    <w:rsid w:val="00D975DA"/>
    <w:rsid w:val="00D97805"/>
    <w:rsid w:val="00DA07F7"/>
    <w:rsid w:val="00DA0965"/>
    <w:rsid w:val="00DA0E37"/>
    <w:rsid w:val="00DA3068"/>
    <w:rsid w:val="00DA5E92"/>
    <w:rsid w:val="00DA6332"/>
    <w:rsid w:val="00DA6868"/>
    <w:rsid w:val="00DB0174"/>
    <w:rsid w:val="00DB0536"/>
    <w:rsid w:val="00DB0AC7"/>
    <w:rsid w:val="00DB13F0"/>
    <w:rsid w:val="00DB1660"/>
    <w:rsid w:val="00DB342A"/>
    <w:rsid w:val="00DB3937"/>
    <w:rsid w:val="00DB41ED"/>
    <w:rsid w:val="00DB4EAF"/>
    <w:rsid w:val="00DB5FD5"/>
    <w:rsid w:val="00DB7937"/>
    <w:rsid w:val="00DB7DEA"/>
    <w:rsid w:val="00DC0AA8"/>
    <w:rsid w:val="00DC0AF9"/>
    <w:rsid w:val="00DC1F04"/>
    <w:rsid w:val="00DC2354"/>
    <w:rsid w:val="00DC2A2E"/>
    <w:rsid w:val="00DC2D72"/>
    <w:rsid w:val="00DC2DFB"/>
    <w:rsid w:val="00DC30FA"/>
    <w:rsid w:val="00DC33C5"/>
    <w:rsid w:val="00DC3B40"/>
    <w:rsid w:val="00DC3CA6"/>
    <w:rsid w:val="00DC3FB5"/>
    <w:rsid w:val="00DC6FFA"/>
    <w:rsid w:val="00DC73B3"/>
    <w:rsid w:val="00DC7B15"/>
    <w:rsid w:val="00DC7C03"/>
    <w:rsid w:val="00DD0858"/>
    <w:rsid w:val="00DD0B20"/>
    <w:rsid w:val="00DD1515"/>
    <w:rsid w:val="00DD174E"/>
    <w:rsid w:val="00DD180E"/>
    <w:rsid w:val="00DD26C1"/>
    <w:rsid w:val="00DD2B39"/>
    <w:rsid w:val="00DD3FF1"/>
    <w:rsid w:val="00DD4200"/>
    <w:rsid w:val="00DD52ED"/>
    <w:rsid w:val="00DD646F"/>
    <w:rsid w:val="00DD6BA2"/>
    <w:rsid w:val="00DD6C12"/>
    <w:rsid w:val="00DD6CE8"/>
    <w:rsid w:val="00DD6EE0"/>
    <w:rsid w:val="00DD7AB4"/>
    <w:rsid w:val="00DD7BFC"/>
    <w:rsid w:val="00DD7DF4"/>
    <w:rsid w:val="00DE14AE"/>
    <w:rsid w:val="00DE1DFA"/>
    <w:rsid w:val="00DE2BF1"/>
    <w:rsid w:val="00DE3FA5"/>
    <w:rsid w:val="00DE4167"/>
    <w:rsid w:val="00DE434D"/>
    <w:rsid w:val="00DE4970"/>
    <w:rsid w:val="00DE4F13"/>
    <w:rsid w:val="00DE4F98"/>
    <w:rsid w:val="00DE5E62"/>
    <w:rsid w:val="00DE77B0"/>
    <w:rsid w:val="00DE7892"/>
    <w:rsid w:val="00DF0CE3"/>
    <w:rsid w:val="00DF0CED"/>
    <w:rsid w:val="00DF0F54"/>
    <w:rsid w:val="00DF1333"/>
    <w:rsid w:val="00DF1A7A"/>
    <w:rsid w:val="00DF2599"/>
    <w:rsid w:val="00DF275C"/>
    <w:rsid w:val="00DF3132"/>
    <w:rsid w:val="00DF4E55"/>
    <w:rsid w:val="00DF55A5"/>
    <w:rsid w:val="00DF714E"/>
    <w:rsid w:val="00DF7A06"/>
    <w:rsid w:val="00E002CB"/>
    <w:rsid w:val="00E03809"/>
    <w:rsid w:val="00E04842"/>
    <w:rsid w:val="00E04A6E"/>
    <w:rsid w:val="00E0534C"/>
    <w:rsid w:val="00E06978"/>
    <w:rsid w:val="00E06AE8"/>
    <w:rsid w:val="00E07E26"/>
    <w:rsid w:val="00E1001C"/>
    <w:rsid w:val="00E106CB"/>
    <w:rsid w:val="00E12631"/>
    <w:rsid w:val="00E12DF9"/>
    <w:rsid w:val="00E138E2"/>
    <w:rsid w:val="00E14E63"/>
    <w:rsid w:val="00E1508C"/>
    <w:rsid w:val="00E15EAD"/>
    <w:rsid w:val="00E167BB"/>
    <w:rsid w:val="00E16EB0"/>
    <w:rsid w:val="00E170DD"/>
    <w:rsid w:val="00E170FB"/>
    <w:rsid w:val="00E171DB"/>
    <w:rsid w:val="00E174DB"/>
    <w:rsid w:val="00E20158"/>
    <w:rsid w:val="00E210A8"/>
    <w:rsid w:val="00E21437"/>
    <w:rsid w:val="00E22078"/>
    <w:rsid w:val="00E2212D"/>
    <w:rsid w:val="00E22E43"/>
    <w:rsid w:val="00E2367D"/>
    <w:rsid w:val="00E24A17"/>
    <w:rsid w:val="00E24EAE"/>
    <w:rsid w:val="00E24EDA"/>
    <w:rsid w:val="00E25210"/>
    <w:rsid w:val="00E257BE"/>
    <w:rsid w:val="00E25B14"/>
    <w:rsid w:val="00E26FBC"/>
    <w:rsid w:val="00E272CF"/>
    <w:rsid w:val="00E27C46"/>
    <w:rsid w:val="00E30A71"/>
    <w:rsid w:val="00E319BF"/>
    <w:rsid w:val="00E3232E"/>
    <w:rsid w:val="00E32CF8"/>
    <w:rsid w:val="00E32E81"/>
    <w:rsid w:val="00E32E98"/>
    <w:rsid w:val="00E33B43"/>
    <w:rsid w:val="00E345D5"/>
    <w:rsid w:val="00E353DF"/>
    <w:rsid w:val="00E35530"/>
    <w:rsid w:val="00E377FE"/>
    <w:rsid w:val="00E40754"/>
    <w:rsid w:val="00E41035"/>
    <w:rsid w:val="00E418A8"/>
    <w:rsid w:val="00E41BF3"/>
    <w:rsid w:val="00E42FF2"/>
    <w:rsid w:val="00E43433"/>
    <w:rsid w:val="00E43621"/>
    <w:rsid w:val="00E43DBD"/>
    <w:rsid w:val="00E447CD"/>
    <w:rsid w:val="00E46027"/>
    <w:rsid w:val="00E46185"/>
    <w:rsid w:val="00E46B82"/>
    <w:rsid w:val="00E46F52"/>
    <w:rsid w:val="00E4720C"/>
    <w:rsid w:val="00E50883"/>
    <w:rsid w:val="00E50D26"/>
    <w:rsid w:val="00E512F4"/>
    <w:rsid w:val="00E513CB"/>
    <w:rsid w:val="00E51D43"/>
    <w:rsid w:val="00E51EDE"/>
    <w:rsid w:val="00E52C85"/>
    <w:rsid w:val="00E54DAB"/>
    <w:rsid w:val="00E54FE5"/>
    <w:rsid w:val="00E55AB4"/>
    <w:rsid w:val="00E56F8F"/>
    <w:rsid w:val="00E57DD1"/>
    <w:rsid w:val="00E61022"/>
    <w:rsid w:val="00E6119E"/>
    <w:rsid w:val="00E611F0"/>
    <w:rsid w:val="00E6188B"/>
    <w:rsid w:val="00E619DA"/>
    <w:rsid w:val="00E61BD6"/>
    <w:rsid w:val="00E61ED6"/>
    <w:rsid w:val="00E65612"/>
    <w:rsid w:val="00E657C1"/>
    <w:rsid w:val="00E658A3"/>
    <w:rsid w:val="00E65935"/>
    <w:rsid w:val="00E65C33"/>
    <w:rsid w:val="00E667F2"/>
    <w:rsid w:val="00E67E35"/>
    <w:rsid w:val="00E71ECB"/>
    <w:rsid w:val="00E7203B"/>
    <w:rsid w:val="00E7209B"/>
    <w:rsid w:val="00E72EE6"/>
    <w:rsid w:val="00E7342D"/>
    <w:rsid w:val="00E73505"/>
    <w:rsid w:val="00E737FE"/>
    <w:rsid w:val="00E75058"/>
    <w:rsid w:val="00E751BE"/>
    <w:rsid w:val="00E75A5D"/>
    <w:rsid w:val="00E75EF9"/>
    <w:rsid w:val="00E77076"/>
    <w:rsid w:val="00E814AF"/>
    <w:rsid w:val="00E821D4"/>
    <w:rsid w:val="00E821F1"/>
    <w:rsid w:val="00E82529"/>
    <w:rsid w:val="00E82DC9"/>
    <w:rsid w:val="00E8493D"/>
    <w:rsid w:val="00E87C83"/>
    <w:rsid w:val="00E87D01"/>
    <w:rsid w:val="00E92CFE"/>
    <w:rsid w:val="00E936D1"/>
    <w:rsid w:val="00E9370E"/>
    <w:rsid w:val="00E9384F"/>
    <w:rsid w:val="00E93F26"/>
    <w:rsid w:val="00E9494F"/>
    <w:rsid w:val="00E94B00"/>
    <w:rsid w:val="00E94CC9"/>
    <w:rsid w:val="00E96551"/>
    <w:rsid w:val="00E96592"/>
    <w:rsid w:val="00E96BB4"/>
    <w:rsid w:val="00E96FA9"/>
    <w:rsid w:val="00E97091"/>
    <w:rsid w:val="00E9795F"/>
    <w:rsid w:val="00EA075E"/>
    <w:rsid w:val="00EA0A7E"/>
    <w:rsid w:val="00EA0AAC"/>
    <w:rsid w:val="00EA11C9"/>
    <w:rsid w:val="00EA16F1"/>
    <w:rsid w:val="00EA17BD"/>
    <w:rsid w:val="00EA1E01"/>
    <w:rsid w:val="00EA1F3A"/>
    <w:rsid w:val="00EA273D"/>
    <w:rsid w:val="00EA279D"/>
    <w:rsid w:val="00EA3935"/>
    <w:rsid w:val="00EA3E87"/>
    <w:rsid w:val="00EA548E"/>
    <w:rsid w:val="00EA561B"/>
    <w:rsid w:val="00EA5973"/>
    <w:rsid w:val="00EA6186"/>
    <w:rsid w:val="00EA62EA"/>
    <w:rsid w:val="00EA6E4A"/>
    <w:rsid w:val="00EA7ABD"/>
    <w:rsid w:val="00EB2343"/>
    <w:rsid w:val="00EB2CCC"/>
    <w:rsid w:val="00EB3D52"/>
    <w:rsid w:val="00EB49DE"/>
    <w:rsid w:val="00EB653D"/>
    <w:rsid w:val="00EB662B"/>
    <w:rsid w:val="00EB733B"/>
    <w:rsid w:val="00EB75C6"/>
    <w:rsid w:val="00EC1745"/>
    <w:rsid w:val="00EC25A5"/>
    <w:rsid w:val="00EC2B1E"/>
    <w:rsid w:val="00EC34D4"/>
    <w:rsid w:val="00EC384D"/>
    <w:rsid w:val="00EC3B73"/>
    <w:rsid w:val="00EC4CC4"/>
    <w:rsid w:val="00EC621D"/>
    <w:rsid w:val="00EC65C3"/>
    <w:rsid w:val="00EC6A90"/>
    <w:rsid w:val="00EC6B92"/>
    <w:rsid w:val="00EC6DCC"/>
    <w:rsid w:val="00EC7C76"/>
    <w:rsid w:val="00ED13EF"/>
    <w:rsid w:val="00ED15E1"/>
    <w:rsid w:val="00ED1D55"/>
    <w:rsid w:val="00ED204F"/>
    <w:rsid w:val="00ED3527"/>
    <w:rsid w:val="00ED363D"/>
    <w:rsid w:val="00ED451E"/>
    <w:rsid w:val="00ED48AD"/>
    <w:rsid w:val="00ED5B16"/>
    <w:rsid w:val="00ED62E6"/>
    <w:rsid w:val="00ED6FA1"/>
    <w:rsid w:val="00ED710D"/>
    <w:rsid w:val="00ED7122"/>
    <w:rsid w:val="00EE1390"/>
    <w:rsid w:val="00EE17D5"/>
    <w:rsid w:val="00EE1B5F"/>
    <w:rsid w:val="00EE3175"/>
    <w:rsid w:val="00EE368E"/>
    <w:rsid w:val="00EE4756"/>
    <w:rsid w:val="00EE4E2D"/>
    <w:rsid w:val="00EE5178"/>
    <w:rsid w:val="00EE586A"/>
    <w:rsid w:val="00EE5B25"/>
    <w:rsid w:val="00EE675D"/>
    <w:rsid w:val="00EE6A70"/>
    <w:rsid w:val="00EE7503"/>
    <w:rsid w:val="00EF0F57"/>
    <w:rsid w:val="00EF13EF"/>
    <w:rsid w:val="00EF144C"/>
    <w:rsid w:val="00EF1456"/>
    <w:rsid w:val="00EF1A9C"/>
    <w:rsid w:val="00EF1B5B"/>
    <w:rsid w:val="00EF203D"/>
    <w:rsid w:val="00EF2E00"/>
    <w:rsid w:val="00EF2E86"/>
    <w:rsid w:val="00EF36C0"/>
    <w:rsid w:val="00EF36C6"/>
    <w:rsid w:val="00EF41ED"/>
    <w:rsid w:val="00EF42E2"/>
    <w:rsid w:val="00EF4C48"/>
    <w:rsid w:val="00EF7693"/>
    <w:rsid w:val="00EF7AEF"/>
    <w:rsid w:val="00EF7B8F"/>
    <w:rsid w:val="00F00705"/>
    <w:rsid w:val="00F013EE"/>
    <w:rsid w:val="00F01AB8"/>
    <w:rsid w:val="00F01F80"/>
    <w:rsid w:val="00F01F86"/>
    <w:rsid w:val="00F03995"/>
    <w:rsid w:val="00F04668"/>
    <w:rsid w:val="00F04A4E"/>
    <w:rsid w:val="00F04CC8"/>
    <w:rsid w:val="00F04FBA"/>
    <w:rsid w:val="00F05DE9"/>
    <w:rsid w:val="00F06034"/>
    <w:rsid w:val="00F06C83"/>
    <w:rsid w:val="00F072F3"/>
    <w:rsid w:val="00F078B0"/>
    <w:rsid w:val="00F07EEF"/>
    <w:rsid w:val="00F10178"/>
    <w:rsid w:val="00F102B0"/>
    <w:rsid w:val="00F114E2"/>
    <w:rsid w:val="00F11A4F"/>
    <w:rsid w:val="00F133FF"/>
    <w:rsid w:val="00F15CD9"/>
    <w:rsid w:val="00F15E80"/>
    <w:rsid w:val="00F22008"/>
    <w:rsid w:val="00F22AFA"/>
    <w:rsid w:val="00F240B0"/>
    <w:rsid w:val="00F24390"/>
    <w:rsid w:val="00F243E0"/>
    <w:rsid w:val="00F25B70"/>
    <w:rsid w:val="00F26A0D"/>
    <w:rsid w:val="00F271C6"/>
    <w:rsid w:val="00F27860"/>
    <w:rsid w:val="00F3025E"/>
    <w:rsid w:val="00F312EE"/>
    <w:rsid w:val="00F32521"/>
    <w:rsid w:val="00F325A7"/>
    <w:rsid w:val="00F3276A"/>
    <w:rsid w:val="00F328A2"/>
    <w:rsid w:val="00F33727"/>
    <w:rsid w:val="00F33799"/>
    <w:rsid w:val="00F346C8"/>
    <w:rsid w:val="00F34B7C"/>
    <w:rsid w:val="00F34D35"/>
    <w:rsid w:val="00F36288"/>
    <w:rsid w:val="00F414F2"/>
    <w:rsid w:val="00F4155B"/>
    <w:rsid w:val="00F4246B"/>
    <w:rsid w:val="00F425B2"/>
    <w:rsid w:val="00F427D1"/>
    <w:rsid w:val="00F4295F"/>
    <w:rsid w:val="00F42FD0"/>
    <w:rsid w:val="00F436D9"/>
    <w:rsid w:val="00F44965"/>
    <w:rsid w:val="00F449F4"/>
    <w:rsid w:val="00F450F7"/>
    <w:rsid w:val="00F4535E"/>
    <w:rsid w:val="00F46879"/>
    <w:rsid w:val="00F46ACB"/>
    <w:rsid w:val="00F46EB2"/>
    <w:rsid w:val="00F47079"/>
    <w:rsid w:val="00F500DD"/>
    <w:rsid w:val="00F502A7"/>
    <w:rsid w:val="00F50B51"/>
    <w:rsid w:val="00F51841"/>
    <w:rsid w:val="00F51D85"/>
    <w:rsid w:val="00F530D4"/>
    <w:rsid w:val="00F533EE"/>
    <w:rsid w:val="00F540BA"/>
    <w:rsid w:val="00F5449E"/>
    <w:rsid w:val="00F549D1"/>
    <w:rsid w:val="00F54EE1"/>
    <w:rsid w:val="00F62061"/>
    <w:rsid w:val="00F643D6"/>
    <w:rsid w:val="00F649F5"/>
    <w:rsid w:val="00F64AF1"/>
    <w:rsid w:val="00F66387"/>
    <w:rsid w:val="00F66F64"/>
    <w:rsid w:val="00F70B5B"/>
    <w:rsid w:val="00F712D7"/>
    <w:rsid w:val="00F72731"/>
    <w:rsid w:val="00F72990"/>
    <w:rsid w:val="00F72E41"/>
    <w:rsid w:val="00F7323D"/>
    <w:rsid w:val="00F73281"/>
    <w:rsid w:val="00F73C33"/>
    <w:rsid w:val="00F74598"/>
    <w:rsid w:val="00F7510D"/>
    <w:rsid w:val="00F75784"/>
    <w:rsid w:val="00F75B48"/>
    <w:rsid w:val="00F76A7C"/>
    <w:rsid w:val="00F76BFB"/>
    <w:rsid w:val="00F7732D"/>
    <w:rsid w:val="00F8103E"/>
    <w:rsid w:val="00F812F7"/>
    <w:rsid w:val="00F81790"/>
    <w:rsid w:val="00F8372E"/>
    <w:rsid w:val="00F83B4D"/>
    <w:rsid w:val="00F84AE6"/>
    <w:rsid w:val="00F84C47"/>
    <w:rsid w:val="00F85FBD"/>
    <w:rsid w:val="00F86E62"/>
    <w:rsid w:val="00F87D46"/>
    <w:rsid w:val="00F90277"/>
    <w:rsid w:val="00F90312"/>
    <w:rsid w:val="00F90985"/>
    <w:rsid w:val="00F90A7E"/>
    <w:rsid w:val="00F90E45"/>
    <w:rsid w:val="00F916E6"/>
    <w:rsid w:val="00F918D6"/>
    <w:rsid w:val="00F91A98"/>
    <w:rsid w:val="00F91C5B"/>
    <w:rsid w:val="00F924C7"/>
    <w:rsid w:val="00F92629"/>
    <w:rsid w:val="00F929DD"/>
    <w:rsid w:val="00F92ED1"/>
    <w:rsid w:val="00F92FC8"/>
    <w:rsid w:val="00F93CDE"/>
    <w:rsid w:val="00F94A4C"/>
    <w:rsid w:val="00F9513D"/>
    <w:rsid w:val="00F956E7"/>
    <w:rsid w:val="00F96D64"/>
    <w:rsid w:val="00F9741C"/>
    <w:rsid w:val="00F97C97"/>
    <w:rsid w:val="00F97E59"/>
    <w:rsid w:val="00FA13CC"/>
    <w:rsid w:val="00FA2A7C"/>
    <w:rsid w:val="00FA2D6A"/>
    <w:rsid w:val="00FA2E91"/>
    <w:rsid w:val="00FA59E5"/>
    <w:rsid w:val="00FA6109"/>
    <w:rsid w:val="00FA6E95"/>
    <w:rsid w:val="00FA710F"/>
    <w:rsid w:val="00FA76CC"/>
    <w:rsid w:val="00FA7DF6"/>
    <w:rsid w:val="00FB1857"/>
    <w:rsid w:val="00FB1B34"/>
    <w:rsid w:val="00FB56C9"/>
    <w:rsid w:val="00FB754B"/>
    <w:rsid w:val="00FC00BA"/>
    <w:rsid w:val="00FC0868"/>
    <w:rsid w:val="00FC1193"/>
    <w:rsid w:val="00FC1640"/>
    <w:rsid w:val="00FC16A3"/>
    <w:rsid w:val="00FC19D6"/>
    <w:rsid w:val="00FC2B36"/>
    <w:rsid w:val="00FC3FAD"/>
    <w:rsid w:val="00FC4A28"/>
    <w:rsid w:val="00FC4AB0"/>
    <w:rsid w:val="00FC57C6"/>
    <w:rsid w:val="00FC5EA0"/>
    <w:rsid w:val="00FC607E"/>
    <w:rsid w:val="00FC6286"/>
    <w:rsid w:val="00FC68CE"/>
    <w:rsid w:val="00FC6D64"/>
    <w:rsid w:val="00FC796B"/>
    <w:rsid w:val="00FC7CA9"/>
    <w:rsid w:val="00FC7E55"/>
    <w:rsid w:val="00FD27F7"/>
    <w:rsid w:val="00FD2F52"/>
    <w:rsid w:val="00FD2F9C"/>
    <w:rsid w:val="00FD3A5F"/>
    <w:rsid w:val="00FD552F"/>
    <w:rsid w:val="00FD5D9E"/>
    <w:rsid w:val="00FD6ADC"/>
    <w:rsid w:val="00FD7D75"/>
    <w:rsid w:val="00FD7E89"/>
    <w:rsid w:val="00FE02DC"/>
    <w:rsid w:val="00FE18F8"/>
    <w:rsid w:val="00FE1ADD"/>
    <w:rsid w:val="00FE2511"/>
    <w:rsid w:val="00FE2A4B"/>
    <w:rsid w:val="00FE3821"/>
    <w:rsid w:val="00FE3F0E"/>
    <w:rsid w:val="00FE41BF"/>
    <w:rsid w:val="00FE462F"/>
    <w:rsid w:val="00FE4EC6"/>
    <w:rsid w:val="00FE54E7"/>
    <w:rsid w:val="00FE5973"/>
    <w:rsid w:val="00FF0B0B"/>
    <w:rsid w:val="00FF0C1C"/>
    <w:rsid w:val="00FF0D47"/>
    <w:rsid w:val="00FF13C9"/>
    <w:rsid w:val="00FF1959"/>
    <w:rsid w:val="00FF3094"/>
    <w:rsid w:val="00FF4E8A"/>
    <w:rsid w:val="00FF502D"/>
    <w:rsid w:val="00FF5052"/>
    <w:rsid w:val="00FF5A24"/>
    <w:rsid w:val="010D33A7"/>
    <w:rsid w:val="0139F5FC"/>
    <w:rsid w:val="013BB596"/>
    <w:rsid w:val="0165DC88"/>
    <w:rsid w:val="017E9745"/>
    <w:rsid w:val="01937B41"/>
    <w:rsid w:val="019EF5FC"/>
    <w:rsid w:val="01CFC8D8"/>
    <w:rsid w:val="01D366C0"/>
    <w:rsid w:val="02064FE5"/>
    <w:rsid w:val="021BD23F"/>
    <w:rsid w:val="02390B93"/>
    <w:rsid w:val="0244FBEE"/>
    <w:rsid w:val="02582FFB"/>
    <w:rsid w:val="02660816"/>
    <w:rsid w:val="026F0F1D"/>
    <w:rsid w:val="02754F8E"/>
    <w:rsid w:val="02A16CAB"/>
    <w:rsid w:val="02A26E4E"/>
    <w:rsid w:val="02B632FE"/>
    <w:rsid w:val="02B8015B"/>
    <w:rsid w:val="02C4BD17"/>
    <w:rsid w:val="03135360"/>
    <w:rsid w:val="032E59C4"/>
    <w:rsid w:val="0357AC10"/>
    <w:rsid w:val="03585309"/>
    <w:rsid w:val="03613CE2"/>
    <w:rsid w:val="037CDCAF"/>
    <w:rsid w:val="0388EF46"/>
    <w:rsid w:val="03979DB3"/>
    <w:rsid w:val="039F7D4E"/>
    <w:rsid w:val="03A438F9"/>
    <w:rsid w:val="03CF9848"/>
    <w:rsid w:val="04087C2A"/>
    <w:rsid w:val="041FB321"/>
    <w:rsid w:val="042EF608"/>
    <w:rsid w:val="043671FB"/>
    <w:rsid w:val="045BA0FD"/>
    <w:rsid w:val="045F97CF"/>
    <w:rsid w:val="046AB0F7"/>
    <w:rsid w:val="046F5122"/>
    <w:rsid w:val="04AE4FE8"/>
    <w:rsid w:val="04B0D073"/>
    <w:rsid w:val="04B2CC29"/>
    <w:rsid w:val="04C6A1CD"/>
    <w:rsid w:val="04CDCF99"/>
    <w:rsid w:val="050B0576"/>
    <w:rsid w:val="05183FF0"/>
    <w:rsid w:val="051C71EA"/>
    <w:rsid w:val="05541548"/>
    <w:rsid w:val="05962858"/>
    <w:rsid w:val="05A21CD4"/>
    <w:rsid w:val="05B1E92A"/>
    <w:rsid w:val="05F4D756"/>
    <w:rsid w:val="06270DEC"/>
    <w:rsid w:val="06356AF2"/>
    <w:rsid w:val="06406933"/>
    <w:rsid w:val="06535206"/>
    <w:rsid w:val="069CE359"/>
    <w:rsid w:val="06BB2845"/>
    <w:rsid w:val="06BDB75A"/>
    <w:rsid w:val="06BE3454"/>
    <w:rsid w:val="06C30BC4"/>
    <w:rsid w:val="06D87D9E"/>
    <w:rsid w:val="06E633B2"/>
    <w:rsid w:val="06EA9945"/>
    <w:rsid w:val="0729C083"/>
    <w:rsid w:val="07458B8C"/>
    <w:rsid w:val="075EE176"/>
    <w:rsid w:val="076C4D7F"/>
    <w:rsid w:val="0779C8BE"/>
    <w:rsid w:val="078C7BE6"/>
    <w:rsid w:val="078F6EA3"/>
    <w:rsid w:val="07E0FECC"/>
    <w:rsid w:val="07F658D1"/>
    <w:rsid w:val="081BEC5D"/>
    <w:rsid w:val="082C5CD8"/>
    <w:rsid w:val="0847448A"/>
    <w:rsid w:val="0855AD7A"/>
    <w:rsid w:val="0864342B"/>
    <w:rsid w:val="087BFBF5"/>
    <w:rsid w:val="0881E338"/>
    <w:rsid w:val="08913B00"/>
    <w:rsid w:val="08A25E8A"/>
    <w:rsid w:val="08A619A7"/>
    <w:rsid w:val="08E3F744"/>
    <w:rsid w:val="08E6F576"/>
    <w:rsid w:val="0907E376"/>
    <w:rsid w:val="091B0CE5"/>
    <w:rsid w:val="095FBF25"/>
    <w:rsid w:val="09777D45"/>
    <w:rsid w:val="097D4838"/>
    <w:rsid w:val="0988367E"/>
    <w:rsid w:val="099CFA8C"/>
    <w:rsid w:val="09A62D7B"/>
    <w:rsid w:val="09ABCD00"/>
    <w:rsid w:val="09B4E7DE"/>
    <w:rsid w:val="09BF29FA"/>
    <w:rsid w:val="09C52171"/>
    <w:rsid w:val="09D3F959"/>
    <w:rsid w:val="09D46FA4"/>
    <w:rsid w:val="09D8543E"/>
    <w:rsid w:val="09E58E4B"/>
    <w:rsid w:val="09EB35ED"/>
    <w:rsid w:val="0A1FE204"/>
    <w:rsid w:val="0A249A94"/>
    <w:rsid w:val="0A2C6BA7"/>
    <w:rsid w:val="0A53CD1B"/>
    <w:rsid w:val="0A6292F5"/>
    <w:rsid w:val="0A66783D"/>
    <w:rsid w:val="0AA0A441"/>
    <w:rsid w:val="0AAD627A"/>
    <w:rsid w:val="0AC8BC0A"/>
    <w:rsid w:val="0AE0AB16"/>
    <w:rsid w:val="0AFD402D"/>
    <w:rsid w:val="0B00DF34"/>
    <w:rsid w:val="0B2E42FB"/>
    <w:rsid w:val="0B396BB1"/>
    <w:rsid w:val="0B43E307"/>
    <w:rsid w:val="0B5609BD"/>
    <w:rsid w:val="0B979C91"/>
    <w:rsid w:val="0BB83AD1"/>
    <w:rsid w:val="0BE25B60"/>
    <w:rsid w:val="0BE372E0"/>
    <w:rsid w:val="0C0A7D7C"/>
    <w:rsid w:val="0C128CC2"/>
    <w:rsid w:val="0C154552"/>
    <w:rsid w:val="0C172DB4"/>
    <w:rsid w:val="0C3ECCB4"/>
    <w:rsid w:val="0C86F831"/>
    <w:rsid w:val="0C8BB94A"/>
    <w:rsid w:val="0C9CEB21"/>
    <w:rsid w:val="0CAE37DE"/>
    <w:rsid w:val="0CB81376"/>
    <w:rsid w:val="0CCBEEF1"/>
    <w:rsid w:val="0CE27DAC"/>
    <w:rsid w:val="0CE7F4D0"/>
    <w:rsid w:val="0CE89F60"/>
    <w:rsid w:val="0CE945BF"/>
    <w:rsid w:val="0CF4726F"/>
    <w:rsid w:val="0CF52C61"/>
    <w:rsid w:val="0CF95E4E"/>
    <w:rsid w:val="0D319960"/>
    <w:rsid w:val="0D343353"/>
    <w:rsid w:val="0D488EA2"/>
    <w:rsid w:val="0D6634F8"/>
    <w:rsid w:val="0D6D364E"/>
    <w:rsid w:val="0D73D77C"/>
    <w:rsid w:val="0D7CBAA9"/>
    <w:rsid w:val="0D831A1C"/>
    <w:rsid w:val="0D9AC65F"/>
    <w:rsid w:val="0DBE99A8"/>
    <w:rsid w:val="0DC98BD4"/>
    <w:rsid w:val="0DEC6D0C"/>
    <w:rsid w:val="0DED125B"/>
    <w:rsid w:val="0DFE5C47"/>
    <w:rsid w:val="0DFE8655"/>
    <w:rsid w:val="0E05BBCB"/>
    <w:rsid w:val="0E1DEFBE"/>
    <w:rsid w:val="0E464E43"/>
    <w:rsid w:val="0E52F0DA"/>
    <w:rsid w:val="0E5689EC"/>
    <w:rsid w:val="0E5FFE6D"/>
    <w:rsid w:val="0E6CEE5D"/>
    <w:rsid w:val="0E74A6D4"/>
    <w:rsid w:val="0E784683"/>
    <w:rsid w:val="0E8A8AD9"/>
    <w:rsid w:val="0EA3B7B6"/>
    <w:rsid w:val="0EA9BDD5"/>
    <w:rsid w:val="0EC62316"/>
    <w:rsid w:val="0ED09785"/>
    <w:rsid w:val="0F04FC7F"/>
    <w:rsid w:val="0F0CC759"/>
    <w:rsid w:val="0F15DD33"/>
    <w:rsid w:val="0F1CF998"/>
    <w:rsid w:val="0F256F13"/>
    <w:rsid w:val="0F267E64"/>
    <w:rsid w:val="0F338E36"/>
    <w:rsid w:val="0F437A11"/>
    <w:rsid w:val="0F62F109"/>
    <w:rsid w:val="0F88634F"/>
    <w:rsid w:val="0F8A7B39"/>
    <w:rsid w:val="0F8C4466"/>
    <w:rsid w:val="0F8DC3EE"/>
    <w:rsid w:val="0FAC79CF"/>
    <w:rsid w:val="0FB37FF3"/>
    <w:rsid w:val="0FB68D05"/>
    <w:rsid w:val="0FC23556"/>
    <w:rsid w:val="0FC8B7A6"/>
    <w:rsid w:val="0FDD5E68"/>
    <w:rsid w:val="102337B8"/>
    <w:rsid w:val="1032F183"/>
    <w:rsid w:val="1043833D"/>
    <w:rsid w:val="1043EA39"/>
    <w:rsid w:val="105BA228"/>
    <w:rsid w:val="1089B92F"/>
    <w:rsid w:val="10AAC847"/>
    <w:rsid w:val="10B4AB90"/>
    <w:rsid w:val="10B97AEB"/>
    <w:rsid w:val="10CF1F77"/>
    <w:rsid w:val="10DB0478"/>
    <w:rsid w:val="1106B548"/>
    <w:rsid w:val="112A0BA2"/>
    <w:rsid w:val="113D3ADE"/>
    <w:rsid w:val="1152CCC2"/>
    <w:rsid w:val="115B984A"/>
    <w:rsid w:val="11779BEC"/>
    <w:rsid w:val="118321A2"/>
    <w:rsid w:val="1188847E"/>
    <w:rsid w:val="119317A4"/>
    <w:rsid w:val="119E0281"/>
    <w:rsid w:val="11AC585C"/>
    <w:rsid w:val="11AC9854"/>
    <w:rsid w:val="11D9B938"/>
    <w:rsid w:val="12574414"/>
    <w:rsid w:val="126A3C35"/>
    <w:rsid w:val="126BC45F"/>
    <w:rsid w:val="12854C43"/>
    <w:rsid w:val="12C4A1ED"/>
    <w:rsid w:val="12C9D336"/>
    <w:rsid w:val="12E21A17"/>
    <w:rsid w:val="12F88878"/>
    <w:rsid w:val="1302A592"/>
    <w:rsid w:val="1352D9C3"/>
    <w:rsid w:val="135E6EEF"/>
    <w:rsid w:val="135EE2C8"/>
    <w:rsid w:val="136047E1"/>
    <w:rsid w:val="1366AF1C"/>
    <w:rsid w:val="137160DD"/>
    <w:rsid w:val="1372F655"/>
    <w:rsid w:val="13982CA7"/>
    <w:rsid w:val="13AFFA82"/>
    <w:rsid w:val="13B2122D"/>
    <w:rsid w:val="13B7E273"/>
    <w:rsid w:val="13D7EC67"/>
    <w:rsid w:val="13E06D1C"/>
    <w:rsid w:val="13E91010"/>
    <w:rsid w:val="13F45125"/>
    <w:rsid w:val="140095D9"/>
    <w:rsid w:val="142F16E7"/>
    <w:rsid w:val="143C5F15"/>
    <w:rsid w:val="144D621E"/>
    <w:rsid w:val="14710F59"/>
    <w:rsid w:val="149D8D83"/>
    <w:rsid w:val="14A734C7"/>
    <w:rsid w:val="14C7E6E8"/>
    <w:rsid w:val="14D9305B"/>
    <w:rsid w:val="14E0C32C"/>
    <w:rsid w:val="14EB85C5"/>
    <w:rsid w:val="14F6DD4F"/>
    <w:rsid w:val="14FD91B6"/>
    <w:rsid w:val="152E0924"/>
    <w:rsid w:val="153548BA"/>
    <w:rsid w:val="154554DF"/>
    <w:rsid w:val="154AC700"/>
    <w:rsid w:val="154CA655"/>
    <w:rsid w:val="15511657"/>
    <w:rsid w:val="155E239A"/>
    <w:rsid w:val="157D6E15"/>
    <w:rsid w:val="1583958D"/>
    <w:rsid w:val="15997606"/>
    <w:rsid w:val="159B0D52"/>
    <w:rsid w:val="15A9C2CE"/>
    <w:rsid w:val="15BF7F80"/>
    <w:rsid w:val="15DFC0D2"/>
    <w:rsid w:val="15EE154D"/>
    <w:rsid w:val="15F82E77"/>
    <w:rsid w:val="15F943FC"/>
    <w:rsid w:val="15FD0A97"/>
    <w:rsid w:val="16081C64"/>
    <w:rsid w:val="160B5D7A"/>
    <w:rsid w:val="1625E706"/>
    <w:rsid w:val="163153C5"/>
    <w:rsid w:val="16536982"/>
    <w:rsid w:val="1668DD4F"/>
    <w:rsid w:val="16952F17"/>
    <w:rsid w:val="1695F4AD"/>
    <w:rsid w:val="16BA3281"/>
    <w:rsid w:val="16C02DF7"/>
    <w:rsid w:val="16C0D044"/>
    <w:rsid w:val="16C4AA98"/>
    <w:rsid w:val="16D6C860"/>
    <w:rsid w:val="170D7613"/>
    <w:rsid w:val="1714D3E8"/>
    <w:rsid w:val="173D1A09"/>
    <w:rsid w:val="1751E020"/>
    <w:rsid w:val="1761EBF8"/>
    <w:rsid w:val="1764862E"/>
    <w:rsid w:val="1775266C"/>
    <w:rsid w:val="1784F090"/>
    <w:rsid w:val="1788A21C"/>
    <w:rsid w:val="17B2DAED"/>
    <w:rsid w:val="17B9F8EB"/>
    <w:rsid w:val="17DCF9E3"/>
    <w:rsid w:val="17F075AB"/>
    <w:rsid w:val="17F49DAD"/>
    <w:rsid w:val="17F9890F"/>
    <w:rsid w:val="180C47B5"/>
    <w:rsid w:val="1820093A"/>
    <w:rsid w:val="182CE635"/>
    <w:rsid w:val="18374A23"/>
    <w:rsid w:val="1857DC37"/>
    <w:rsid w:val="187B0E89"/>
    <w:rsid w:val="188149D5"/>
    <w:rsid w:val="1884517C"/>
    <w:rsid w:val="18A36556"/>
    <w:rsid w:val="18ACCC76"/>
    <w:rsid w:val="18B67F8A"/>
    <w:rsid w:val="18BBF7C8"/>
    <w:rsid w:val="18BD5E48"/>
    <w:rsid w:val="18DEF0A1"/>
    <w:rsid w:val="18E37A6D"/>
    <w:rsid w:val="18E5EF7E"/>
    <w:rsid w:val="18E613CE"/>
    <w:rsid w:val="18E8D1F1"/>
    <w:rsid w:val="19055463"/>
    <w:rsid w:val="19089A11"/>
    <w:rsid w:val="191815DC"/>
    <w:rsid w:val="193D35A6"/>
    <w:rsid w:val="197E0202"/>
    <w:rsid w:val="197E3341"/>
    <w:rsid w:val="197F40C2"/>
    <w:rsid w:val="198DB351"/>
    <w:rsid w:val="19928B31"/>
    <w:rsid w:val="199B19F3"/>
    <w:rsid w:val="199E00C6"/>
    <w:rsid w:val="19AC5C5A"/>
    <w:rsid w:val="19AD98F5"/>
    <w:rsid w:val="19AFA19B"/>
    <w:rsid w:val="19DA1309"/>
    <w:rsid w:val="19EC56F6"/>
    <w:rsid w:val="19EC9516"/>
    <w:rsid w:val="19F7293F"/>
    <w:rsid w:val="1A2629B5"/>
    <w:rsid w:val="1A44C2FF"/>
    <w:rsid w:val="1A4F06C1"/>
    <w:rsid w:val="1A57CB76"/>
    <w:rsid w:val="1A6C6D42"/>
    <w:rsid w:val="1A7500DF"/>
    <w:rsid w:val="1A8FC800"/>
    <w:rsid w:val="1A9E3923"/>
    <w:rsid w:val="1AE4FF0F"/>
    <w:rsid w:val="1AF19B5B"/>
    <w:rsid w:val="1B0A2345"/>
    <w:rsid w:val="1B13B486"/>
    <w:rsid w:val="1B64A572"/>
    <w:rsid w:val="1B778DA2"/>
    <w:rsid w:val="1B9163B5"/>
    <w:rsid w:val="1BBEE6CA"/>
    <w:rsid w:val="1BCD660A"/>
    <w:rsid w:val="1BCDB378"/>
    <w:rsid w:val="1BD2BB66"/>
    <w:rsid w:val="1BF298BF"/>
    <w:rsid w:val="1C04F7CE"/>
    <w:rsid w:val="1C07F092"/>
    <w:rsid w:val="1C160DA4"/>
    <w:rsid w:val="1C2793EC"/>
    <w:rsid w:val="1C57193E"/>
    <w:rsid w:val="1C57A50B"/>
    <w:rsid w:val="1C7145E3"/>
    <w:rsid w:val="1C7C6A89"/>
    <w:rsid w:val="1C91317D"/>
    <w:rsid w:val="1CAA98CE"/>
    <w:rsid w:val="1CB03D8A"/>
    <w:rsid w:val="1CBA1AB9"/>
    <w:rsid w:val="1CC2A5E0"/>
    <w:rsid w:val="1CDDE065"/>
    <w:rsid w:val="1CE2FE76"/>
    <w:rsid w:val="1D031658"/>
    <w:rsid w:val="1D09EEB8"/>
    <w:rsid w:val="1D2B2255"/>
    <w:rsid w:val="1D3143CA"/>
    <w:rsid w:val="1D4835AD"/>
    <w:rsid w:val="1D6C70B7"/>
    <w:rsid w:val="1D72DF19"/>
    <w:rsid w:val="1D76D6A0"/>
    <w:rsid w:val="1E04FE49"/>
    <w:rsid w:val="1E107EEB"/>
    <w:rsid w:val="1E243151"/>
    <w:rsid w:val="1E26AC6F"/>
    <w:rsid w:val="1E2B9E97"/>
    <w:rsid w:val="1E35E31D"/>
    <w:rsid w:val="1E420555"/>
    <w:rsid w:val="1E523730"/>
    <w:rsid w:val="1E80383C"/>
    <w:rsid w:val="1E9EB9BF"/>
    <w:rsid w:val="1EA7D22E"/>
    <w:rsid w:val="1EBC9C27"/>
    <w:rsid w:val="1EC7D7D6"/>
    <w:rsid w:val="1ED412CB"/>
    <w:rsid w:val="1F082F39"/>
    <w:rsid w:val="1F133AED"/>
    <w:rsid w:val="1F168C52"/>
    <w:rsid w:val="1F1772BD"/>
    <w:rsid w:val="1F1C4872"/>
    <w:rsid w:val="1F1CBA61"/>
    <w:rsid w:val="1F1FEFA3"/>
    <w:rsid w:val="1F204BCF"/>
    <w:rsid w:val="1F30459D"/>
    <w:rsid w:val="1F3A8F72"/>
    <w:rsid w:val="1F44C93E"/>
    <w:rsid w:val="1F8C1DE7"/>
    <w:rsid w:val="1F8DF09A"/>
    <w:rsid w:val="1FC2002A"/>
    <w:rsid w:val="1FD66829"/>
    <w:rsid w:val="1FE1CA66"/>
    <w:rsid w:val="2015598A"/>
    <w:rsid w:val="2027E3EA"/>
    <w:rsid w:val="204AE5F0"/>
    <w:rsid w:val="204D98D6"/>
    <w:rsid w:val="20763CE5"/>
    <w:rsid w:val="207E84DD"/>
    <w:rsid w:val="209EDAF6"/>
    <w:rsid w:val="20A668F7"/>
    <w:rsid w:val="20CC87FE"/>
    <w:rsid w:val="20D72654"/>
    <w:rsid w:val="210EC94E"/>
    <w:rsid w:val="2114CCD9"/>
    <w:rsid w:val="2121BF4D"/>
    <w:rsid w:val="213520BF"/>
    <w:rsid w:val="2139A66D"/>
    <w:rsid w:val="214B1C7D"/>
    <w:rsid w:val="2154905A"/>
    <w:rsid w:val="216A3730"/>
    <w:rsid w:val="216B0E8C"/>
    <w:rsid w:val="216D9EC0"/>
    <w:rsid w:val="21708BEB"/>
    <w:rsid w:val="21777870"/>
    <w:rsid w:val="21796B6E"/>
    <w:rsid w:val="217C9B30"/>
    <w:rsid w:val="218604F5"/>
    <w:rsid w:val="2192078E"/>
    <w:rsid w:val="2195AA05"/>
    <w:rsid w:val="21A6B1EF"/>
    <w:rsid w:val="21B07AFD"/>
    <w:rsid w:val="21EAE8B1"/>
    <w:rsid w:val="220CC819"/>
    <w:rsid w:val="22126ED6"/>
    <w:rsid w:val="22276B33"/>
    <w:rsid w:val="2239B021"/>
    <w:rsid w:val="223F6230"/>
    <w:rsid w:val="224BC2A8"/>
    <w:rsid w:val="225E19AE"/>
    <w:rsid w:val="2261B424"/>
    <w:rsid w:val="22691469"/>
    <w:rsid w:val="2286881D"/>
    <w:rsid w:val="22961F97"/>
    <w:rsid w:val="229DE9FF"/>
    <w:rsid w:val="22B1DDCD"/>
    <w:rsid w:val="22B9E8AA"/>
    <w:rsid w:val="22C319D9"/>
    <w:rsid w:val="230DF9BE"/>
    <w:rsid w:val="2323875D"/>
    <w:rsid w:val="2327EB9C"/>
    <w:rsid w:val="2338E131"/>
    <w:rsid w:val="234817F9"/>
    <w:rsid w:val="23855ED8"/>
    <w:rsid w:val="238B815D"/>
    <w:rsid w:val="238E9A0F"/>
    <w:rsid w:val="239BEA6E"/>
    <w:rsid w:val="23A59AE7"/>
    <w:rsid w:val="23C31328"/>
    <w:rsid w:val="23C9354F"/>
    <w:rsid w:val="23DFE657"/>
    <w:rsid w:val="23E07795"/>
    <w:rsid w:val="23E8E0F2"/>
    <w:rsid w:val="23EF4429"/>
    <w:rsid w:val="240687A1"/>
    <w:rsid w:val="24206A2D"/>
    <w:rsid w:val="242D7672"/>
    <w:rsid w:val="243FB8DE"/>
    <w:rsid w:val="245039EB"/>
    <w:rsid w:val="246FEC9E"/>
    <w:rsid w:val="248962E4"/>
    <w:rsid w:val="24970EF6"/>
    <w:rsid w:val="249B53E0"/>
    <w:rsid w:val="24B0729B"/>
    <w:rsid w:val="24CF258B"/>
    <w:rsid w:val="24DB1245"/>
    <w:rsid w:val="24EB9A6A"/>
    <w:rsid w:val="2502FA6A"/>
    <w:rsid w:val="2507A838"/>
    <w:rsid w:val="2509B3CB"/>
    <w:rsid w:val="2526B15A"/>
    <w:rsid w:val="252DC3A8"/>
    <w:rsid w:val="25461259"/>
    <w:rsid w:val="254F1DD7"/>
    <w:rsid w:val="256A1C72"/>
    <w:rsid w:val="258276FC"/>
    <w:rsid w:val="25952D61"/>
    <w:rsid w:val="25A81CEC"/>
    <w:rsid w:val="25AD6780"/>
    <w:rsid w:val="25CF9C8B"/>
    <w:rsid w:val="25E4A7EA"/>
    <w:rsid w:val="25F7BA22"/>
    <w:rsid w:val="25FF7B3C"/>
    <w:rsid w:val="2622E79C"/>
    <w:rsid w:val="2636060D"/>
    <w:rsid w:val="264467D1"/>
    <w:rsid w:val="2648DD2A"/>
    <w:rsid w:val="264E0CF0"/>
    <w:rsid w:val="2652E357"/>
    <w:rsid w:val="266BC011"/>
    <w:rsid w:val="2676816E"/>
    <w:rsid w:val="268CCEDF"/>
    <w:rsid w:val="268CFB65"/>
    <w:rsid w:val="26A28D87"/>
    <w:rsid w:val="26B2D366"/>
    <w:rsid w:val="26BAD9B6"/>
    <w:rsid w:val="26D0C81D"/>
    <w:rsid w:val="26D163C4"/>
    <w:rsid w:val="26DA751D"/>
    <w:rsid w:val="26E27313"/>
    <w:rsid w:val="26E3A779"/>
    <w:rsid w:val="26E5DC5E"/>
    <w:rsid w:val="26F50E45"/>
    <w:rsid w:val="2704AAD4"/>
    <w:rsid w:val="272D518B"/>
    <w:rsid w:val="2767B37B"/>
    <w:rsid w:val="277359CC"/>
    <w:rsid w:val="27B5574E"/>
    <w:rsid w:val="27BA16C4"/>
    <w:rsid w:val="27BFDED5"/>
    <w:rsid w:val="27D36F56"/>
    <w:rsid w:val="2815CB6B"/>
    <w:rsid w:val="2817A372"/>
    <w:rsid w:val="2819E287"/>
    <w:rsid w:val="28484E8A"/>
    <w:rsid w:val="28737D38"/>
    <w:rsid w:val="2898FC40"/>
    <w:rsid w:val="289CFF78"/>
    <w:rsid w:val="28A3F298"/>
    <w:rsid w:val="28A40F1C"/>
    <w:rsid w:val="28B187F9"/>
    <w:rsid w:val="28CD3EAB"/>
    <w:rsid w:val="28EB74D8"/>
    <w:rsid w:val="28F3D36D"/>
    <w:rsid w:val="29127473"/>
    <w:rsid w:val="291BF466"/>
    <w:rsid w:val="2921176C"/>
    <w:rsid w:val="292567C9"/>
    <w:rsid w:val="2927BCEC"/>
    <w:rsid w:val="293EDDBB"/>
    <w:rsid w:val="2961F90C"/>
    <w:rsid w:val="29A2C595"/>
    <w:rsid w:val="29A72EC2"/>
    <w:rsid w:val="29B2F510"/>
    <w:rsid w:val="29C53EA5"/>
    <w:rsid w:val="29DB4445"/>
    <w:rsid w:val="29E28A66"/>
    <w:rsid w:val="29E922C6"/>
    <w:rsid w:val="2A101184"/>
    <w:rsid w:val="2A1053D0"/>
    <w:rsid w:val="2A1BF34C"/>
    <w:rsid w:val="2A2E4B33"/>
    <w:rsid w:val="2A3B55B6"/>
    <w:rsid w:val="2A78F8B7"/>
    <w:rsid w:val="2A7BB6B8"/>
    <w:rsid w:val="2A7F69F3"/>
    <w:rsid w:val="2A988EEB"/>
    <w:rsid w:val="2AAD1C15"/>
    <w:rsid w:val="2ABD495C"/>
    <w:rsid w:val="2AD9D2F6"/>
    <w:rsid w:val="2AE615E7"/>
    <w:rsid w:val="2B1B5B02"/>
    <w:rsid w:val="2B396FEB"/>
    <w:rsid w:val="2B597D1F"/>
    <w:rsid w:val="2B824031"/>
    <w:rsid w:val="2B8C1D73"/>
    <w:rsid w:val="2B93E3C5"/>
    <w:rsid w:val="2BCFC4A5"/>
    <w:rsid w:val="2BD63C47"/>
    <w:rsid w:val="2BDF1896"/>
    <w:rsid w:val="2BEA65CC"/>
    <w:rsid w:val="2BEE2BDA"/>
    <w:rsid w:val="2BFDD08A"/>
    <w:rsid w:val="2C2CEE6C"/>
    <w:rsid w:val="2C35D66A"/>
    <w:rsid w:val="2C4040BD"/>
    <w:rsid w:val="2C51EC02"/>
    <w:rsid w:val="2C5AC7D4"/>
    <w:rsid w:val="2C5C3A84"/>
    <w:rsid w:val="2C5D59AB"/>
    <w:rsid w:val="2C5EAC67"/>
    <w:rsid w:val="2C62C483"/>
    <w:rsid w:val="2C65F61B"/>
    <w:rsid w:val="2C745666"/>
    <w:rsid w:val="2C7FD65A"/>
    <w:rsid w:val="2C93B0DB"/>
    <w:rsid w:val="2C97A345"/>
    <w:rsid w:val="2CAE3380"/>
    <w:rsid w:val="2CB476A0"/>
    <w:rsid w:val="2CCB079E"/>
    <w:rsid w:val="2CDDD665"/>
    <w:rsid w:val="2CFEF820"/>
    <w:rsid w:val="2D04AC86"/>
    <w:rsid w:val="2D05A5F7"/>
    <w:rsid w:val="2D1BF228"/>
    <w:rsid w:val="2D1FD5EB"/>
    <w:rsid w:val="2D27598D"/>
    <w:rsid w:val="2D2EA386"/>
    <w:rsid w:val="2D2EEBF1"/>
    <w:rsid w:val="2D64057F"/>
    <w:rsid w:val="2D95D789"/>
    <w:rsid w:val="2D9F89A0"/>
    <w:rsid w:val="2DC00526"/>
    <w:rsid w:val="2DE95112"/>
    <w:rsid w:val="2DF19225"/>
    <w:rsid w:val="2E0B89F1"/>
    <w:rsid w:val="2E10ACAA"/>
    <w:rsid w:val="2E50028D"/>
    <w:rsid w:val="2E5A6319"/>
    <w:rsid w:val="2E6022BF"/>
    <w:rsid w:val="2EA12453"/>
    <w:rsid w:val="2EA5D5C6"/>
    <w:rsid w:val="2EAA60FF"/>
    <w:rsid w:val="2EB8188D"/>
    <w:rsid w:val="2EBB234D"/>
    <w:rsid w:val="2EC32334"/>
    <w:rsid w:val="2EC796F1"/>
    <w:rsid w:val="2EDAEBEC"/>
    <w:rsid w:val="2EDE7985"/>
    <w:rsid w:val="2EE15E7B"/>
    <w:rsid w:val="2EE746C0"/>
    <w:rsid w:val="2F10E465"/>
    <w:rsid w:val="2F422C7A"/>
    <w:rsid w:val="2F4D15D7"/>
    <w:rsid w:val="2F7FC3BC"/>
    <w:rsid w:val="2FA869E6"/>
    <w:rsid w:val="2FB1B355"/>
    <w:rsid w:val="2FB69911"/>
    <w:rsid w:val="2FE17378"/>
    <w:rsid w:val="2FFAC225"/>
    <w:rsid w:val="300D42D0"/>
    <w:rsid w:val="300EE53F"/>
    <w:rsid w:val="301425B3"/>
    <w:rsid w:val="3026A232"/>
    <w:rsid w:val="303787E9"/>
    <w:rsid w:val="30450898"/>
    <w:rsid w:val="306BC8B9"/>
    <w:rsid w:val="30A7B1AB"/>
    <w:rsid w:val="30AA1596"/>
    <w:rsid w:val="30AA81F2"/>
    <w:rsid w:val="30C349AE"/>
    <w:rsid w:val="30C63462"/>
    <w:rsid w:val="30CB7DB0"/>
    <w:rsid w:val="30D0C898"/>
    <w:rsid w:val="30E45F74"/>
    <w:rsid w:val="30ED5D15"/>
    <w:rsid w:val="30FB9330"/>
    <w:rsid w:val="3100FF78"/>
    <w:rsid w:val="3104E724"/>
    <w:rsid w:val="310FB2E5"/>
    <w:rsid w:val="31327564"/>
    <w:rsid w:val="31487FBB"/>
    <w:rsid w:val="316F17A7"/>
    <w:rsid w:val="3170B7B4"/>
    <w:rsid w:val="319F920E"/>
    <w:rsid w:val="31CE120B"/>
    <w:rsid w:val="31D2257D"/>
    <w:rsid w:val="31F37371"/>
    <w:rsid w:val="31F4BE88"/>
    <w:rsid w:val="320E8D0F"/>
    <w:rsid w:val="323D3B96"/>
    <w:rsid w:val="324120E5"/>
    <w:rsid w:val="32437F6C"/>
    <w:rsid w:val="325A94EC"/>
    <w:rsid w:val="325F2275"/>
    <w:rsid w:val="3268105C"/>
    <w:rsid w:val="3274F156"/>
    <w:rsid w:val="32AEB347"/>
    <w:rsid w:val="32C128A3"/>
    <w:rsid w:val="32C1F0F1"/>
    <w:rsid w:val="32C47A6B"/>
    <w:rsid w:val="32DAF4A3"/>
    <w:rsid w:val="330BDACC"/>
    <w:rsid w:val="33199586"/>
    <w:rsid w:val="3327CD44"/>
    <w:rsid w:val="333C74BB"/>
    <w:rsid w:val="333F501F"/>
    <w:rsid w:val="33535EB8"/>
    <w:rsid w:val="335377C8"/>
    <w:rsid w:val="3368B962"/>
    <w:rsid w:val="3375F0AB"/>
    <w:rsid w:val="3385A990"/>
    <w:rsid w:val="33C0116B"/>
    <w:rsid w:val="33D546FA"/>
    <w:rsid w:val="33E1A7FF"/>
    <w:rsid w:val="33EB0936"/>
    <w:rsid w:val="3404784B"/>
    <w:rsid w:val="3420B1ED"/>
    <w:rsid w:val="3439A7F5"/>
    <w:rsid w:val="34455F2B"/>
    <w:rsid w:val="346E7CC5"/>
    <w:rsid w:val="347191B0"/>
    <w:rsid w:val="347F5DA9"/>
    <w:rsid w:val="34889F9E"/>
    <w:rsid w:val="3494E8CB"/>
    <w:rsid w:val="34A7FFE7"/>
    <w:rsid w:val="34BC5468"/>
    <w:rsid w:val="34DC1D08"/>
    <w:rsid w:val="34E42165"/>
    <w:rsid w:val="34F09702"/>
    <w:rsid w:val="34F36EA6"/>
    <w:rsid w:val="35189581"/>
    <w:rsid w:val="352D7F88"/>
    <w:rsid w:val="353315F7"/>
    <w:rsid w:val="3536BBE3"/>
    <w:rsid w:val="3556BF2E"/>
    <w:rsid w:val="356149DD"/>
    <w:rsid w:val="35918800"/>
    <w:rsid w:val="35B3C1B5"/>
    <w:rsid w:val="35D29C1E"/>
    <w:rsid w:val="35F1A8DE"/>
    <w:rsid w:val="36094A42"/>
    <w:rsid w:val="361C7743"/>
    <w:rsid w:val="361FC37E"/>
    <w:rsid w:val="36227256"/>
    <w:rsid w:val="36285880"/>
    <w:rsid w:val="36459B0C"/>
    <w:rsid w:val="364E36AC"/>
    <w:rsid w:val="365413C7"/>
    <w:rsid w:val="3662966E"/>
    <w:rsid w:val="3664672D"/>
    <w:rsid w:val="36762147"/>
    <w:rsid w:val="36A8D281"/>
    <w:rsid w:val="36AA3184"/>
    <w:rsid w:val="36AC6D8B"/>
    <w:rsid w:val="36BF78B6"/>
    <w:rsid w:val="36C3544C"/>
    <w:rsid w:val="36CA1254"/>
    <w:rsid w:val="36D0D3D5"/>
    <w:rsid w:val="36D61F34"/>
    <w:rsid w:val="36D9BF09"/>
    <w:rsid w:val="36E6BB21"/>
    <w:rsid w:val="36ECDE8E"/>
    <w:rsid w:val="36F4D635"/>
    <w:rsid w:val="372116A6"/>
    <w:rsid w:val="37411861"/>
    <w:rsid w:val="374F96B6"/>
    <w:rsid w:val="3782D009"/>
    <w:rsid w:val="37A3A20C"/>
    <w:rsid w:val="37C0FA23"/>
    <w:rsid w:val="37C45D58"/>
    <w:rsid w:val="37EAEAD4"/>
    <w:rsid w:val="37FE116E"/>
    <w:rsid w:val="380DB4B6"/>
    <w:rsid w:val="3816C1FB"/>
    <w:rsid w:val="382CD79B"/>
    <w:rsid w:val="383EAEBA"/>
    <w:rsid w:val="38434049"/>
    <w:rsid w:val="384463F4"/>
    <w:rsid w:val="384B190D"/>
    <w:rsid w:val="3852D15C"/>
    <w:rsid w:val="386FEEFA"/>
    <w:rsid w:val="387560CF"/>
    <w:rsid w:val="38791455"/>
    <w:rsid w:val="387D3BB3"/>
    <w:rsid w:val="388C1F3F"/>
    <w:rsid w:val="389516B1"/>
    <w:rsid w:val="38A469E7"/>
    <w:rsid w:val="38BC285C"/>
    <w:rsid w:val="39085204"/>
    <w:rsid w:val="390B0BE2"/>
    <w:rsid w:val="39140731"/>
    <w:rsid w:val="391E6766"/>
    <w:rsid w:val="392A2DD4"/>
    <w:rsid w:val="3933AC69"/>
    <w:rsid w:val="39544737"/>
    <w:rsid w:val="396826A9"/>
    <w:rsid w:val="39695C24"/>
    <w:rsid w:val="3975DFE5"/>
    <w:rsid w:val="3994F4B5"/>
    <w:rsid w:val="399E0CD9"/>
    <w:rsid w:val="39A4AF4F"/>
    <w:rsid w:val="39A63F16"/>
    <w:rsid w:val="39B40E78"/>
    <w:rsid w:val="39C1948C"/>
    <w:rsid w:val="39DE4C66"/>
    <w:rsid w:val="39E22F7A"/>
    <w:rsid w:val="39E8DA55"/>
    <w:rsid w:val="39F11EF5"/>
    <w:rsid w:val="39FDF3E4"/>
    <w:rsid w:val="3A04EE0A"/>
    <w:rsid w:val="3A10719D"/>
    <w:rsid w:val="3A12B681"/>
    <w:rsid w:val="3A1A4DF1"/>
    <w:rsid w:val="3A51821A"/>
    <w:rsid w:val="3A7D9B70"/>
    <w:rsid w:val="3A892D77"/>
    <w:rsid w:val="3A8AD4D6"/>
    <w:rsid w:val="3A94E865"/>
    <w:rsid w:val="3A9AF987"/>
    <w:rsid w:val="3AAB72D0"/>
    <w:rsid w:val="3AAE2CA0"/>
    <w:rsid w:val="3AE7A6C8"/>
    <w:rsid w:val="3AF906C1"/>
    <w:rsid w:val="3B069CA1"/>
    <w:rsid w:val="3B12D625"/>
    <w:rsid w:val="3B1680F1"/>
    <w:rsid w:val="3B58F7A6"/>
    <w:rsid w:val="3B6D019C"/>
    <w:rsid w:val="3B75028E"/>
    <w:rsid w:val="3B8043A7"/>
    <w:rsid w:val="3B8526B8"/>
    <w:rsid w:val="3B8867D2"/>
    <w:rsid w:val="3B99F531"/>
    <w:rsid w:val="3BA20675"/>
    <w:rsid w:val="3BA43363"/>
    <w:rsid w:val="3BAD4738"/>
    <w:rsid w:val="3BC6FCF7"/>
    <w:rsid w:val="3BCBDB29"/>
    <w:rsid w:val="3BFB0A0B"/>
    <w:rsid w:val="3C037444"/>
    <w:rsid w:val="3C0F5B1C"/>
    <w:rsid w:val="3C25D092"/>
    <w:rsid w:val="3C2723DF"/>
    <w:rsid w:val="3C32FB14"/>
    <w:rsid w:val="3C350A68"/>
    <w:rsid w:val="3C47B477"/>
    <w:rsid w:val="3C616F74"/>
    <w:rsid w:val="3C6BE519"/>
    <w:rsid w:val="3C9ED390"/>
    <w:rsid w:val="3CC2C359"/>
    <w:rsid w:val="3D10D800"/>
    <w:rsid w:val="3D166BA4"/>
    <w:rsid w:val="3D204BC1"/>
    <w:rsid w:val="3D449A79"/>
    <w:rsid w:val="3D4BC977"/>
    <w:rsid w:val="3D500CB3"/>
    <w:rsid w:val="3D6DD16F"/>
    <w:rsid w:val="3D74070C"/>
    <w:rsid w:val="3D9B55D0"/>
    <w:rsid w:val="3DCFAC79"/>
    <w:rsid w:val="3DDA73B5"/>
    <w:rsid w:val="3E4ABBC8"/>
    <w:rsid w:val="3E7A15FD"/>
    <w:rsid w:val="3E7AE89A"/>
    <w:rsid w:val="3EAA3944"/>
    <w:rsid w:val="3EE4B7D0"/>
    <w:rsid w:val="3EF29A23"/>
    <w:rsid w:val="3EFFC9F4"/>
    <w:rsid w:val="3F06CD3C"/>
    <w:rsid w:val="3F2E2677"/>
    <w:rsid w:val="3F65AB55"/>
    <w:rsid w:val="3F6D457A"/>
    <w:rsid w:val="3F7ABA93"/>
    <w:rsid w:val="3F8DCDE8"/>
    <w:rsid w:val="3F97DE58"/>
    <w:rsid w:val="3FAB4B25"/>
    <w:rsid w:val="3FB5F617"/>
    <w:rsid w:val="3FBB9CE3"/>
    <w:rsid w:val="3FFD1D82"/>
    <w:rsid w:val="40025B8B"/>
    <w:rsid w:val="4009D089"/>
    <w:rsid w:val="401809CF"/>
    <w:rsid w:val="4018F839"/>
    <w:rsid w:val="4035E3FE"/>
    <w:rsid w:val="404A5E0F"/>
    <w:rsid w:val="405EBD2C"/>
    <w:rsid w:val="4063663F"/>
    <w:rsid w:val="4068073E"/>
    <w:rsid w:val="406A9E12"/>
    <w:rsid w:val="407A450C"/>
    <w:rsid w:val="4080F463"/>
    <w:rsid w:val="40B50DD6"/>
    <w:rsid w:val="40D7ADA4"/>
    <w:rsid w:val="40DF64FB"/>
    <w:rsid w:val="40E5EBCD"/>
    <w:rsid w:val="40F5324D"/>
    <w:rsid w:val="4114C949"/>
    <w:rsid w:val="411B768A"/>
    <w:rsid w:val="411D5B19"/>
    <w:rsid w:val="4139BD1C"/>
    <w:rsid w:val="4148D61F"/>
    <w:rsid w:val="41507711"/>
    <w:rsid w:val="4160C0E4"/>
    <w:rsid w:val="4188A0E0"/>
    <w:rsid w:val="418D9438"/>
    <w:rsid w:val="41A6C478"/>
    <w:rsid w:val="41D65C99"/>
    <w:rsid w:val="41D69E12"/>
    <w:rsid w:val="41ED0C5B"/>
    <w:rsid w:val="41F44CE4"/>
    <w:rsid w:val="4218484C"/>
    <w:rsid w:val="426240A9"/>
    <w:rsid w:val="4278A5B1"/>
    <w:rsid w:val="429C65AC"/>
    <w:rsid w:val="42A4AB1B"/>
    <w:rsid w:val="42D907DF"/>
    <w:rsid w:val="43157AFE"/>
    <w:rsid w:val="43227ECE"/>
    <w:rsid w:val="43946E5F"/>
    <w:rsid w:val="43A1711D"/>
    <w:rsid w:val="43A62C51"/>
    <w:rsid w:val="43AA83CB"/>
    <w:rsid w:val="43AE5CAA"/>
    <w:rsid w:val="43AEE0B8"/>
    <w:rsid w:val="43B91F42"/>
    <w:rsid w:val="43BCF557"/>
    <w:rsid w:val="43D5A2A4"/>
    <w:rsid w:val="43E77D9B"/>
    <w:rsid w:val="44132234"/>
    <w:rsid w:val="444835CF"/>
    <w:rsid w:val="445B96AB"/>
    <w:rsid w:val="44618E8C"/>
    <w:rsid w:val="446558B6"/>
    <w:rsid w:val="447751DA"/>
    <w:rsid w:val="44849E45"/>
    <w:rsid w:val="44899BED"/>
    <w:rsid w:val="44A0A10A"/>
    <w:rsid w:val="44B5E1DD"/>
    <w:rsid w:val="44CDC685"/>
    <w:rsid w:val="44FDE84D"/>
    <w:rsid w:val="450B2EC1"/>
    <w:rsid w:val="45257ACA"/>
    <w:rsid w:val="45825A78"/>
    <w:rsid w:val="4594E3A3"/>
    <w:rsid w:val="459B0805"/>
    <w:rsid w:val="45B18341"/>
    <w:rsid w:val="45D676F5"/>
    <w:rsid w:val="45DFC05C"/>
    <w:rsid w:val="45E59043"/>
    <w:rsid w:val="4604F6D8"/>
    <w:rsid w:val="460631ED"/>
    <w:rsid w:val="462B26A8"/>
    <w:rsid w:val="467CCF03"/>
    <w:rsid w:val="46CF1896"/>
    <w:rsid w:val="46D06C47"/>
    <w:rsid w:val="46EEFBCB"/>
    <w:rsid w:val="4717F9A4"/>
    <w:rsid w:val="471D8818"/>
    <w:rsid w:val="47445E75"/>
    <w:rsid w:val="475BC75A"/>
    <w:rsid w:val="476312C4"/>
    <w:rsid w:val="4765BED9"/>
    <w:rsid w:val="4778DDF3"/>
    <w:rsid w:val="477F9832"/>
    <w:rsid w:val="47DCEDD4"/>
    <w:rsid w:val="47F8BD3D"/>
    <w:rsid w:val="4801D9E6"/>
    <w:rsid w:val="48357659"/>
    <w:rsid w:val="4841A574"/>
    <w:rsid w:val="48567B2E"/>
    <w:rsid w:val="4865195E"/>
    <w:rsid w:val="486C0DE7"/>
    <w:rsid w:val="4873F13A"/>
    <w:rsid w:val="48746740"/>
    <w:rsid w:val="4883BEBB"/>
    <w:rsid w:val="4888EEB0"/>
    <w:rsid w:val="489200A3"/>
    <w:rsid w:val="48A5082E"/>
    <w:rsid w:val="48B00068"/>
    <w:rsid w:val="48B8F9D4"/>
    <w:rsid w:val="48CBAD22"/>
    <w:rsid w:val="48EB857C"/>
    <w:rsid w:val="48EE887E"/>
    <w:rsid w:val="48FB556E"/>
    <w:rsid w:val="48FBDD1C"/>
    <w:rsid w:val="48FDD28C"/>
    <w:rsid w:val="4923C385"/>
    <w:rsid w:val="49436B9E"/>
    <w:rsid w:val="494D0EBE"/>
    <w:rsid w:val="494D330F"/>
    <w:rsid w:val="495ABE37"/>
    <w:rsid w:val="495E64EE"/>
    <w:rsid w:val="495EE24E"/>
    <w:rsid w:val="49E6FA12"/>
    <w:rsid w:val="49F43984"/>
    <w:rsid w:val="49FB4FA3"/>
    <w:rsid w:val="4A237E04"/>
    <w:rsid w:val="4A265240"/>
    <w:rsid w:val="4A2D40D0"/>
    <w:rsid w:val="4A760306"/>
    <w:rsid w:val="4A921A24"/>
    <w:rsid w:val="4AB8035D"/>
    <w:rsid w:val="4AB99A2D"/>
    <w:rsid w:val="4AE448BE"/>
    <w:rsid w:val="4B049E30"/>
    <w:rsid w:val="4B123F54"/>
    <w:rsid w:val="4B17136C"/>
    <w:rsid w:val="4B360410"/>
    <w:rsid w:val="4B3C5FE9"/>
    <w:rsid w:val="4B3C9850"/>
    <w:rsid w:val="4B419493"/>
    <w:rsid w:val="4B48568E"/>
    <w:rsid w:val="4B55A912"/>
    <w:rsid w:val="4B5DC0E0"/>
    <w:rsid w:val="4B7AD5F0"/>
    <w:rsid w:val="4B7CFC1E"/>
    <w:rsid w:val="4B845453"/>
    <w:rsid w:val="4B9B5CDC"/>
    <w:rsid w:val="4BA6DCBE"/>
    <w:rsid w:val="4BA7D722"/>
    <w:rsid w:val="4BCEBFED"/>
    <w:rsid w:val="4BD4B500"/>
    <w:rsid w:val="4BDEB30F"/>
    <w:rsid w:val="4BE1EF58"/>
    <w:rsid w:val="4BE7D251"/>
    <w:rsid w:val="4BF7BBE4"/>
    <w:rsid w:val="4C008CB5"/>
    <w:rsid w:val="4C056FDD"/>
    <w:rsid w:val="4C1894FE"/>
    <w:rsid w:val="4C1C092E"/>
    <w:rsid w:val="4C2472D8"/>
    <w:rsid w:val="4C37D80B"/>
    <w:rsid w:val="4C88D760"/>
    <w:rsid w:val="4C98A402"/>
    <w:rsid w:val="4CAC392C"/>
    <w:rsid w:val="4CB55B46"/>
    <w:rsid w:val="4D12A6C2"/>
    <w:rsid w:val="4D17FDD2"/>
    <w:rsid w:val="4D1A9629"/>
    <w:rsid w:val="4D2F5F50"/>
    <w:rsid w:val="4D3220E2"/>
    <w:rsid w:val="4D5A4B13"/>
    <w:rsid w:val="4D672788"/>
    <w:rsid w:val="4D6A6325"/>
    <w:rsid w:val="4D7B48F9"/>
    <w:rsid w:val="4D7EA0CD"/>
    <w:rsid w:val="4D7FFC3B"/>
    <w:rsid w:val="4D845D25"/>
    <w:rsid w:val="4D92B026"/>
    <w:rsid w:val="4D93F2D7"/>
    <w:rsid w:val="4DA9A238"/>
    <w:rsid w:val="4DB2F61C"/>
    <w:rsid w:val="4DB6CF34"/>
    <w:rsid w:val="4DD63392"/>
    <w:rsid w:val="4DEB447B"/>
    <w:rsid w:val="4DEF0704"/>
    <w:rsid w:val="4DFEA26B"/>
    <w:rsid w:val="4E0D3143"/>
    <w:rsid w:val="4E0F1562"/>
    <w:rsid w:val="4E1BA0D9"/>
    <w:rsid w:val="4E245577"/>
    <w:rsid w:val="4E4E229C"/>
    <w:rsid w:val="4E546E44"/>
    <w:rsid w:val="4E589A1C"/>
    <w:rsid w:val="4E5B4324"/>
    <w:rsid w:val="4E6FDD0B"/>
    <w:rsid w:val="4E8CF81F"/>
    <w:rsid w:val="4EA29991"/>
    <w:rsid w:val="4EA65A89"/>
    <w:rsid w:val="4EBBB3E9"/>
    <w:rsid w:val="4EBD3AA7"/>
    <w:rsid w:val="4EC74543"/>
    <w:rsid w:val="4F042367"/>
    <w:rsid w:val="4F1423D3"/>
    <w:rsid w:val="4F26C1DF"/>
    <w:rsid w:val="4F2BAED0"/>
    <w:rsid w:val="4F3837C4"/>
    <w:rsid w:val="4F4079A3"/>
    <w:rsid w:val="4F7A2A81"/>
    <w:rsid w:val="4F7F1D55"/>
    <w:rsid w:val="4F86B96A"/>
    <w:rsid w:val="4F87C625"/>
    <w:rsid w:val="4F89DC2E"/>
    <w:rsid w:val="4FB2A351"/>
    <w:rsid w:val="4FB3D246"/>
    <w:rsid w:val="4FE85266"/>
    <w:rsid w:val="500EC95A"/>
    <w:rsid w:val="5027E646"/>
    <w:rsid w:val="502FF1F8"/>
    <w:rsid w:val="504E0CC0"/>
    <w:rsid w:val="50533812"/>
    <w:rsid w:val="506478E3"/>
    <w:rsid w:val="50856C1C"/>
    <w:rsid w:val="508F76E9"/>
    <w:rsid w:val="5096F9D3"/>
    <w:rsid w:val="50A6D9F6"/>
    <w:rsid w:val="50EA2808"/>
    <w:rsid w:val="510155A4"/>
    <w:rsid w:val="511B86DE"/>
    <w:rsid w:val="511F0388"/>
    <w:rsid w:val="5125CFEE"/>
    <w:rsid w:val="51275FC0"/>
    <w:rsid w:val="516C7FFB"/>
    <w:rsid w:val="516E477A"/>
    <w:rsid w:val="5187B20A"/>
    <w:rsid w:val="5191873F"/>
    <w:rsid w:val="51A20093"/>
    <w:rsid w:val="51AC2A58"/>
    <w:rsid w:val="51ADA9B1"/>
    <w:rsid w:val="51ADB4AF"/>
    <w:rsid w:val="51B066A7"/>
    <w:rsid w:val="51B2A35E"/>
    <w:rsid w:val="51C3CA46"/>
    <w:rsid w:val="51C652F5"/>
    <w:rsid w:val="51C8E590"/>
    <w:rsid w:val="51DF89A5"/>
    <w:rsid w:val="51F0873D"/>
    <w:rsid w:val="51F84AC9"/>
    <w:rsid w:val="51FA49BA"/>
    <w:rsid w:val="52524C5C"/>
    <w:rsid w:val="525618B8"/>
    <w:rsid w:val="52728C51"/>
    <w:rsid w:val="5278A0BB"/>
    <w:rsid w:val="52826D2C"/>
    <w:rsid w:val="52A850EC"/>
    <w:rsid w:val="52AB2353"/>
    <w:rsid w:val="52CEF4AD"/>
    <w:rsid w:val="52CEFF45"/>
    <w:rsid w:val="52D70B2D"/>
    <w:rsid w:val="52FBF174"/>
    <w:rsid w:val="53056FBD"/>
    <w:rsid w:val="53072E6E"/>
    <w:rsid w:val="531452AB"/>
    <w:rsid w:val="53149836"/>
    <w:rsid w:val="53160E11"/>
    <w:rsid w:val="53634F5F"/>
    <w:rsid w:val="53668B29"/>
    <w:rsid w:val="537006F9"/>
    <w:rsid w:val="53724C8A"/>
    <w:rsid w:val="53882447"/>
    <w:rsid w:val="538B5597"/>
    <w:rsid w:val="538E682E"/>
    <w:rsid w:val="53C719DC"/>
    <w:rsid w:val="53E0264B"/>
    <w:rsid w:val="53E1438A"/>
    <w:rsid w:val="53E1D51E"/>
    <w:rsid w:val="53E7BCE0"/>
    <w:rsid w:val="53F2288B"/>
    <w:rsid w:val="53F33D7D"/>
    <w:rsid w:val="54090A1E"/>
    <w:rsid w:val="5421DB29"/>
    <w:rsid w:val="5434BE6F"/>
    <w:rsid w:val="545192FD"/>
    <w:rsid w:val="545EA96C"/>
    <w:rsid w:val="545F0F8F"/>
    <w:rsid w:val="5468E431"/>
    <w:rsid w:val="5469CBAB"/>
    <w:rsid w:val="5479A49F"/>
    <w:rsid w:val="547BEA6A"/>
    <w:rsid w:val="547F5D5F"/>
    <w:rsid w:val="548248E1"/>
    <w:rsid w:val="54838BBB"/>
    <w:rsid w:val="548C52A9"/>
    <w:rsid w:val="549CFFAB"/>
    <w:rsid w:val="54A24668"/>
    <w:rsid w:val="54A7F4A5"/>
    <w:rsid w:val="54B403B6"/>
    <w:rsid w:val="54BE9AC5"/>
    <w:rsid w:val="54CA72E2"/>
    <w:rsid w:val="54CF2CB6"/>
    <w:rsid w:val="54E6FB54"/>
    <w:rsid w:val="54FD9C88"/>
    <w:rsid w:val="55076C5D"/>
    <w:rsid w:val="552DD845"/>
    <w:rsid w:val="555177A0"/>
    <w:rsid w:val="556771CD"/>
    <w:rsid w:val="556F7DAE"/>
    <w:rsid w:val="559EA048"/>
    <w:rsid w:val="55B1F47D"/>
    <w:rsid w:val="55BD56F5"/>
    <w:rsid w:val="55E17EC2"/>
    <w:rsid w:val="55EF417F"/>
    <w:rsid w:val="55F86A21"/>
    <w:rsid w:val="56023A92"/>
    <w:rsid w:val="5629F3D8"/>
    <w:rsid w:val="5649141E"/>
    <w:rsid w:val="5666133D"/>
    <w:rsid w:val="566CF9A2"/>
    <w:rsid w:val="567630F6"/>
    <w:rsid w:val="56956989"/>
    <w:rsid w:val="56ACC76C"/>
    <w:rsid w:val="56C8E9E4"/>
    <w:rsid w:val="56E3737D"/>
    <w:rsid w:val="56EB59BC"/>
    <w:rsid w:val="5701F0B3"/>
    <w:rsid w:val="5708E08C"/>
    <w:rsid w:val="5731C11C"/>
    <w:rsid w:val="573CC4E6"/>
    <w:rsid w:val="5741B5D0"/>
    <w:rsid w:val="574505F6"/>
    <w:rsid w:val="5776D281"/>
    <w:rsid w:val="578F9016"/>
    <w:rsid w:val="5790F528"/>
    <w:rsid w:val="57978064"/>
    <w:rsid w:val="57AE991F"/>
    <w:rsid w:val="57B90708"/>
    <w:rsid w:val="57C42897"/>
    <w:rsid w:val="57E4FAD7"/>
    <w:rsid w:val="582EF53D"/>
    <w:rsid w:val="58352272"/>
    <w:rsid w:val="584AF6F5"/>
    <w:rsid w:val="584B1B72"/>
    <w:rsid w:val="585DC904"/>
    <w:rsid w:val="58774A39"/>
    <w:rsid w:val="5878EBBD"/>
    <w:rsid w:val="5886F24F"/>
    <w:rsid w:val="58A2CECE"/>
    <w:rsid w:val="58B48CC0"/>
    <w:rsid w:val="58BDD9F8"/>
    <w:rsid w:val="58CE9345"/>
    <w:rsid w:val="58DFB1CA"/>
    <w:rsid w:val="58E30923"/>
    <w:rsid w:val="58F403AA"/>
    <w:rsid w:val="59185C2F"/>
    <w:rsid w:val="591B6F4C"/>
    <w:rsid w:val="59384654"/>
    <w:rsid w:val="5938D830"/>
    <w:rsid w:val="5939F37C"/>
    <w:rsid w:val="593D190B"/>
    <w:rsid w:val="593E333B"/>
    <w:rsid w:val="5948366D"/>
    <w:rsid w:val="59496751"/>
    <w:rsid w:val="5954D9F6"/>
    <w:rsid w:val="595FEB00"/>
    <w:rsid w:val="59656C3F"/>
    <w:rsid w:val="596D0E39"/>
    <w:rsid w:val="59821D78"/>
    <w:rsid w:val="598DB69A"/>
    <w:rsid w:val="59BB038E"/>
    <w:rsid w:val="59BD673A"/>
    <w:rsid w:val="59C2CCFD"/>
    <w:rsid w:val="59DCDA35"/>
    <w:rsid w:val="59FB2594"/>
    <w:rsid w:val="5A0B46A7"/>
    <w:rsid w:val="5A0FC463"/>
    <w:rsid w:val="5A4CF5A1"/>
    <w:rsid w:val="5A501529"/>
    <w:rsid w:val="5A5B6326"/>
    <w:rsid w:val="5A5F20C9"/>
    <w:rsid w:val="5A786E77"/>
    <w:rsid w:val="5A863989"/>
    <w:rsid w:val="5A951D4D"/>
    <w:rsid w:val="5A955714"/>
    <w:rsid w:val="5AAF2819"/>
    <w:rsid w:val="5AC4A9B2"/>
    <w:rsid w:val="5AD80016"/>
    <w:rsid w:val="5B030A7B"/>
    <w:rsid w:val="5B0B4849"/>
    <w:rsid w:val="5B181232"/>
    <w:rsid w:val="5B2CBABB"/>
    <w:rsid w:val="5B2FB9C8"/>
    <w:rsid w:val="5B5CEC51"/>
    <w:rsid w:val="5B5F3E64"/>
    <w:rsid w:val="5B62D4A7"/>
    <w:rsid w:val="5B73546D"/>
    <w:rsid w:val="5BC682D5"/>
    <w:rsid w:val="5BCD423F"/>
    <w:rsid w:val="5BDEB159"/>
    <w:rsid w:val="5BEAB0B7"/>
    <w:rsid w:val="5BFE39A3"/>
    <w:rsid w:val="5C020576"/>
    <w:rsid w:val="5C04A40F"/>
    <w:rsid w:val="5C22DD51"/>
    <w:rsid w:val="5C33EC15"/>
    <w:rsid w:val="5C47B354"/>
    <w:rsid w:val="5C6938DF"/>
    <w:rsid w:val="5C847111"/>
    <w:rsid w:val="5CB61514"/>
    <w:rsid w:val="5CBBE882"/>
    <w:rsid w:val="5CBEEEFB"/>
    <w:rsid w:val="5CDD185A"/>
    <w:rsid w:val="5CEC26F3"/>
    <w:rsid w:val="5CF00831"/>
    <w:rsid w:val="5CFF173F"/>
    <w:rsid w:val="5D18C43D"/>
    <w:rsid w:val="5D2008E8"/>
    <w:rsid w:val="5D36B264"/>
    <w:rsid w:val="5D37C9E4"/>
    <w:rsid w:val="5D3AA320"/>
    <w:rsid w:val="5D4CF10A"/>
    <w:rsid w:val="5D80FACB"/>
    <w:rsid w:val="5D8F642C"/>
    <w:rsid w:val="5DAB88E0"/>
    <w:rsid w:val="5DC702D8"/>
    <w:rsid w:val="5DDB4F60"/>
    <w:rsid w:val="5DF62B37"/>
    <w:rsid w:val="5DF6F07B"/>
    <w:rsid w:val="5DFCF55B"/>
    <w:rsid w:val="5E091BF2"/>
    <w:rsid w:val="5E0B279D"/>
    <w:rsid w:val="5E119F68"/>
    <w:rsid w:val="5E3F58F5"/>
    <w:rsid w:val="5E4A046E"/>
    <w:rsid w:val="5E4C5909"/>
    <w:rsid w:val="5E53D290"/>
    <w:rsid w:val="5E66FF72"/>
    <w:rsid w:val="5E784451"/>
    <w:rsid w:val="5E7D8AE1"/>
    <w:rsid w:val="5E8509BE"/>
    <w:rsid w:val="5E8AEC96"/>
    <w:rsid w:val="5EB5633F"/>
    <w:rsid w:val="5ED5DD17"/>
    <w:rsid w:val="5EE4270C"/>
    <w:rsid w:val="5EFF1F90"/>
    <w:rsid w:val="5F486903"/>
    <w:rsid w:val="5F5F83E7"/>
    <w:rsid w:val="5F6A63E0"/>
    <w:rsid w:val="5F74168D"/>
    <w:rsid w:val="5F78C0DA"/>
    <w:rsid w:val="5FB5FCD0"/>
    <w:rsid w:val="5FC4113B"/>
    <w:rsid w:val="60077BC0"/>
    <w:rsid w:val="601C587F"/>
    <w:rsid w:val="60227501"/>
    <w:rsid w:val="603446DE"/>
    <w:rsid w:val="6039A988"/>
    <w:rsid w:val="6039AE82"/>
    <w:rsid w:val="6072CDC2"/>
    <w:rsid w:val="6074B243"/>
    <w:rsid w:val="6093E392"/>
    <w:rsid w:val="6099199B"/>
    <w:rsid w:val="60A782EC"/>
    <w:rsid w:val="60DFCB0C"/>
    <w:rsid w:val="60E03090"/>
    <w:rsid w:val="60EC3D54"/>
    <w:rsid w:val="60EE19FA"/>
    <w:rsid w:val="60F73092"/>
    <w:rsid w:val="610C3D83"/>
    <w:rsid w:val="610FA294"/>
    <w:rsid w:val="614199C0"/>
    <w:rsid w:val="616595E4"/>
    <w:rsid w:val="616D3300"/>
    <w:rsid w:val="61711BA5"/>
    <w:rsid w:val="61722DA0"/>
    <w:rsid w:val="6182651D"/>
    <w:rsid w:val="619C93FE"/>
    <w:rsid w:val="61BA8F07"/>
    <w:rsid w:val="61CB7A7A"/>
    <w:rsid w:val="62020B9D"/>
    <w:rsid w:val="620ACC63"/>
    <w:rsid w:val="6212997C"/>
    <w:rsid w:val="623208A0"/>
    <w:rsid w:val="62510753"/>
    <w:rsid w:val="6255BD8C"/>
    <w:rsid w:val="62613AE8"/>
    <w:rsid w:val="626B29FB"/>
    <w:rsid w:val="6290862C"/>
    <w:rsid w:val="629112D6"/>
    <w:rsid w:val="62912066"/>
    <w:rsid w:val="62A346B2"/>
    <w:rsid w:val="62B620AB"/>
    <w:rsid w:val="62C121D7"/>
    <w:rsid w:val="62CE0E97"/>
    <w:rsid w:val="62D7A139"/>
    <w:rsid w:val="62DD81B2"/>
    <w:rsid w:val="62E79092"/>
    <w:rsid w:val="62F0F52A"/>
    <w:rsid w:val="63149678"/>
    <w:rsid w:val="632BE984"/>
    <w:rsid w:val="63579814"/>
    <w:rsid w:val="635D8A59"/>
    <w:rsid w:val="63661EF5"/>
    <w:rsid w:val="636C275F"/>
    <w:rsid w:val="63951917"/>
    <w:rsid w:val="63B80705"/>
    <w:rsid w:val="63BFE8B5"/>
    <w:rsid w:val="63C5485C"/>
    <w:rsid w:val="640FDC3F"/>
    <w:rsid w:val="641CA092"/>
    <w:rsid w:val="6450ACCA"/>
    <w:rsid w:val="645F0C51"/>
    <w:rsid w:val="645F99A6"/>
    <w:rsid w:val="6496A4B2"/>
    <w:rsid w:val="64AC76FF"/>
    <w:rsid w:val="64D8E937"/>
    <w:rsid w:val="64DD163E"/>
    <w:rsid w:val="64E54DD5"/>
    <w:rsid w:val="64E9922E"/>
    <w:rsid w:val="650025B2"/>
    <w:rsid w:val="6502FF97"/>
    <w:rsid w:val="65048E88"/>
    <w:rsid w:val="65052EAC"/>
    <w:rsid w:val="651242AE"/>
    <w:rsid w:val="6514CF12"/>
    <w:rsid w:val="655D81C6"/>
    <w:rsid w:val="655DF2E4"/>
    <w:rsid w:val="65606052"/>
    <w:rsid w:val="657D274B"/>
    <w:rsid w:val="65836320"/>
    <w:rsid w:val="65AD8B4F"/>
    <w:rsid w:val="65B39EE9"/>
    <w:rsid w:val="65C9CB7D"/>
    <w:rsid w:val="65CE2F0E"/>
    <w:rsid w:val="65DCE60E"/>
    <w:rsid w:val="65F0B43A"/>
    <w:rsid w:val="65F182A5"/>
    <w:rsid w:val="65F49E69"/>
    <w:rsid w:val="660ADC80"/>
    <w:rsid w:val="660B4502"/>
    <w:rsid w:val="660BB77B"/>
    <w:rsid w:val="660D671E"/>
    <w:rsid w:val="6614AA0F"/>
    <w:rsid w:val="6626DED5"/>
    <w:rsid w:val="6639CD48"/>
    <w:rsid w:val="664F03F9"/>
    <w:rsid w:val="665E5C32"/>
    <w:rsid w:val="666D1842"/>
    <w:rsid w:val="668533A7"/>
    <w:rsid w:val="668EBA67"/>
    <w:rsid w:val="66A9A64B"/>
    <w:rsid w:val="66BBFFDC"/>
    <w:rsid w:val="66DADC5F"/>
    <w:rsid w:val="66F31AAE"/>
    <w:rsid w:val="66FE2DDA"/>
    <w:rsid w:val="66FFD5AB"/>
    <w:rsid w:val="6705B144"/>
    <w:rsid w:val="6728FC3E"/>
    <w:rsid w:val="6732C984"/>
    <w:rsid w:val="673D8248"/>
    <w:rsid w:val="6749C82A"/>
    <w:rsid w:val="67676D97"/>
    <w:rsid w:val="67A68082"/>
    <w:rsid w:val="67BE233B"/>
    <w:rsid w:val="67DB799E"/>
    <w:rsid w:val="67E5B24A"/>
    <w:rsid w:val="67EB2F7F"/>
    <w:rsid w:val="67F92AF1"/>
    <w:rsid w:val="680C3A12"/>
    <w:rsid w:val="6811AD74"/>
    <w:rsid w:val="68156A40"/>
    <w:rsid w:val="681D5D05"/>
    <w:rsid w:val="6821B40C"/>
    <w:rsid w:val="68361441"/>
    <w:rsid w:val="683BEBD0"/>
    <w:rsid w:val="683DB523"/>
    <w:rsid w:val="68425724"/>
    <w:rsid w:val="68480807"/>
    <w:rsid w:val="684B1081"/>
    <w:rsid w:val="6854BB1E"/>
    <w:rsid w:val="6855F92A"/>
    <w:rsid w:val="686639BE"/>
    <w:rsid w:val="68894404"/>
    <w:rsid w:val="68AC175F"/>
    <w:rsid w:val="68AC2027"/>
    <w:rsid w:val="68D34ECF"/>
    <w:rsid w:val="68E04C39"/>
    <w:rsid w:val="6900F720"/>
    <w:rsid w:val="690D4301"/>
    <w:rsid w:val="690E825D"/>
    <w:rsid w:val="6912DC30"/>
    <w:rsid w:val="691EAE99"/>
    <w:rsid w:val="692BC1FE"/>
    <w:rsid w:val="693312A6"/>
    <w:rsid w:val="6954AF0A"/>
    <w:rsid w:val="69640FC6"/>
    <w:rsid w:val="69679C9C"/>
    <w:rsid w:val="69869266"/>
    <w:rsid w:val="69BE5634"/>
    <w:rsid w:val="69BEB641"/>
    <w:rsid w:val="69EC9B73"/>
    <w:rsid w:val="6A13AED2"/>
    <w:rsid w:val="6A321A83"/>
    <w:rsid w:val="6A364A65"/>
    <w:rsid w:val="6A3FC644"/>
    <w:rsid w:val="6A41FCF4"/>
    <w:rsid w:val="6A7B28DE"/>
    <w:rsid w:val="6A8142AF"/>
    <w:rsid w:val="6A9305EC"/>
    <w:rsid w:val="6AA1DC12"/>
    <w:rsid w:val="6AA390B6"/>
    <w:rsid w:val="6AC73298"/>
    <w:rsid w:val="6AE0FB81"/>
    <w:rsid w:val="6B3A6688"/>
    <w:rsid w:val="6B3ED383"/>
    <w:rsid w:val="6B3F5ABA"/>
    <w:rsid w:val="6B9CD22D"/>
    <w:rsid w:val="6BA072AA"/>
    <w:rsid w:val="6BC241F6"/>
    <w:rsid w:val="6BE280CA"/>
    <w:rsid w:val="6BE6C237"/>
    <w:rsid w:val="6BEC9DBE"/>
    <w:rsid w:val="6BFE096D"/>
    <w:rsid w:val="6C00F83A"/>
    <w:rsid w:val="6C0BB16C"/>
    <w:rsid w:val="6C3E9EC9"/>
    <w:rsid w:val="6C486892"/>
    <w:rsid w:val="6C4BFC8B"/>
    <w:rsid w:val="6C5B417C"/>
    <w:rsid w:val="6C766F78"/>
    <w:rsid w:val="6C76C6C6"/>
    <w:rsid w:val="6C8C1257"/>
    <w:rsid w:val="6CA8E7F3"/>
    <w:rsid w:val="6CB4B4D7"/>
    <w:rsid w:val="6CD8FBF4"/>
    <w:rsid w:val="6CF3A6BE"/>
    <w:rsid w:val="6CF80B2B"/>
    <w:rsid w:val="6D1168E9"/>
    <w:rsid w:val="6D1E2C20"/>
    <w:rsid w:val="6D243F4B"/>
    <w:rsid w:val="6D30DCC2"/>
    <w:rsid w:val="6D82EE97"/>
    <w:rsid w:val="6DA31A30"/>
    <w:rsid w:val="6DDC8F6E"/>
    <w:rsid w:val="6DEFA6F2"/>
    <w:rsid w:val="6E05F2CF"/>
    <w:rsid w:val="6E11662E"/>
    <w:rsid w:val="6E2318B5"/>
    <w:rsid w:val="6E28833F"/>
    <w:rsid w:val="6E6C6ADC"/>
    <w:rsid w:val="6E7D496C"/>
    <w:rsid w:val="6E880CEB"/>
    <w:rsid w:val="6EA9C44D"/>
    <w:rsid w:val="6EB7AD83"/>
    <w:rsid w:val="6ECC34A1"/>
    <w:rsid w:val="6EE5F83F"/>
    <w:rsid w:val="6F08CF24"/>
    <w:rsid w:val="6F09AB0B"/>
    <w:rsid w:val="6F4B2789"/>
    <w:rsid w:val="6F4C4F54"/>
    <w:rsid w:val="6F5E0C5F"/>
    <w:rsid w:val="6F650705"/>
    <w:rsid w:val="6F69EB46"/>
    <w:rsid w:val="6F76576F"/>
    <w:rsid w:val="6F8409B7"/>
    <w:rsid w:val="6F8F5E04"/>
    <w:rsid w:val="6F9DDA1A"/>
    <w:rsid w:val="6FAD6DBC"/>
    <w:rsid w:val="6FDD6D58"/>
    <w:rsid w:val="701CEB11"/>
    <w:rsid w:val="702725C3"/>
    <w:rsid w:val="702B299E"/>
    <w:rsid w:val="703CF669"/>
    <w:rsid w:val="704A2881"/>
    <w:rsid w:val="70514814"/>
    <w:rsid w:val="706BCD79"/>
    <w:rsid w:val="706DDCA4"/>
    <w:rsid w:val="707CC066"/>
    <w:rsid w:val="7083EE31"/>
    <w:rsid w:val="7093DCC3"/>
    <w:rsid w:val="70A03B85"/>
    <w:rsid w:val="70ABD419"/>
    <w:rsid w:val="70BDCFAA"/>
    <w:rsid w:val="70C285BE"/>
    <w:rsid w:val="70C7339E"/>
    <w:rsid w:val="70CF6F15"/>
    <w:rsid w:val="70D517ED"/>
    <w:rsid w:val="70D9ACF1"/>
    <w:rsid w:val="70E096D1"/>
    <w:rsid w:val="70E80CC3"/>
    <w:rsid w:val="70F4E306"/>
    <w:rsid w:val="70FBC831"/>
    <w:rsid w:val="70FC8A9C"/>
    <w:rsid w:val="7100291C"/>
    <w:rsid w:val="71318966"/>
    <w:rsid w:val="7141B8FD"/>
    <w:rsid w:val="714F5755"/>
    <w:rsid w:val="7168E540"/>
    <w:rsid w:val="7177FD13"/>
    <w:rsid w:val="71892E3C"/>
    <w:rsid w:val="718B11E8"/>
    <w:rsid w:val="71A35281"/>
    <w:rsid w:val="71B0CF8E"/>
    <w:rsid w:val="71C24BAF"/>
    <w:rsid w:val="71C5141A"/>
    <w:rsid w:val="71D03270"/>
    <w:rsid w:val="71E48DAD"/>
    <w:rsid w:val="71EBDEE0"/>
    <w:rsid w:val="71F3E503"/>
    <w:rsid w:val="71F545E8"/>
    <w:rsid w:val="71F9A6A5"/>
    <w:rsid w:val="722532D9"/>
    <w:rsid w:val="7229CC95"/>
    <w:rsid w:val="7236A0E1"/>
    <w:rsid w:val="724BEFEA"/>
    <w:rsid w:val="725240C3"/>
    <w:rsid w:val="725DBD4A"/>
    <w:rsid w:val="7270F7C5"/>
    <w:rsid w:val="727977B2"/>
    <w:rsid w:val="728386BB"/>
    <w:rsid w:val="7286A1CA"/>
    <w:rsid w:val="728BD145"/>
    <w:rsid w:val="72948F4E"/>
    <w:rsid w:val="72BC21D2"/>
    <w:rsid w:val="72CA5F08"/>
    <w:rsid w:val="72CEE67E"/>
    <w:rsid w:val="72E48EF5"/>
    <w:rsid w:val="730A3F24"/>
    <w:rsid w:val="73123E24"/>
    <w:rsid w:val="731BB02A"/>
    <w:rsid w:val="73217B5B"/>
    <w:rsid w:val="7324075F"/>
    <w:rsid w:val="7330F09C"/>
    <w:rsid w:val="735B33E8"/>
    <w:rsid w:val="735CC016"/>
    <w:rsid w:val="736EBFB3"/>
    <w:rsid w:val="73A49213"/>
    <w:rsid w:val="73B0E8E2"/>
    <w:rsid w:val="73C85959"/>
    <w:rsid w:val="73E18711"/>
    <w:rsid w:val="73F6404D"/>
    <w:rsid w:val="73F65BA0"/>
    <w:rsid w:val="73FC64C1"/>
    <w:rsid w:val="73FD7CC1"/>
    <w:rsid w:val="7407B821"/>
    <w:rsid w:val="740E7030"/>
    <w:rsid w:val="7416292A"/>
    <w:rsid w:val="74452D7E"/>
    <w:rsid w:val="7450007E"/>
    <w:rsid w:val="74518751"/>
    <w:rsid w:val="745BC40A"/>
    <w:rsid w:val="7461AB29"/>
    <w:rsid w:val="7469CAE7"/>
    <w:rsid w:val="747C4033"/>
    <w:rsid w:val="74806F00"/>
    <w:rsid w:val="749DC069"/>
    <w:rsid w:val="74BC730F"/>
    <w:rsid w:val="74C63710"/>
    <w:rsid w:val="74DAB862"/>
    <w:rsid w:val="74E16E2B"/>
    <w:rsid w:val="74EBD33E"/>
    <w:rsid w:val="750A047E"/>
    <w:rsid w:val="75396DB9"/>
    <w:rsid w:val="754E0C6B"/>
    <w:rsid w:val="754F33AF"/>
    <w:rsid w:val="75542C04"/>
    <w:rsid w:val="7555CC78"/>
    <w:rsid w:val="755E6005"/>
    <w:rsid w:val="75877138"/>
    <w:rsid w:val="758FA714"/>
    <w:rsid w:val="7594F678"/>
    <w:rsid w:val="759C1025"/>
    <w:rsid w:val="75AA97E7"/>
    <w:rsid w:val="75ACDB51"/>
    <w:rsid w:val="75B693EE"/>
    <w:rsid w:val="75D6DE0A"/>
    <w:rsid w:val="75F43EDB"/>
    <w:rsid w:val="75F718ED"/>
    <w:rsid w:val="75FB14D9"/>
    <w:rsid w:val="7644048F"/>
    <w:rsid w:val="764F953C"/>
    <w:rsid w:val="765DDCDE"/>
    <w:rsid w:val="766B03EA"/>
    <w:rsid w:val="766C7267"/>
    <w:rsid w:val="76785FBC"/>
    <w:rsid w:val="768E303D"/>
    <w:rsid w:val="769CBCB9"/>
    <w:rsid w:val="769D51B3"/>
    <w:rsid w:val="76C1C65A"/>
    <w:rsid w:val="76C4B327"/>
    <w:rsid w:val="76ECF2E7"/>
    <w:rsid w:val="7715577D"/>
    <w:rsid w:val="7735D0A0"/>
    <w:rsid w:val="7737929D"/>
    <w:rsid w:val="7745D592"/>
    <w:rsid w:val="77525DBC"/>
    <w:rsid w:val="77618C47"/>
    <w:rsid w:val="777E6430"/>
    <w:rsid w:val="777EF26F"/>
    <w:rsid w:val="77865784"/>
    <w:rsid w:val="779B9504"/>
    <w:rsid w:val="77A49A97"/>
    <w:rsid w:val="77A818A6"/>
    <w:rsid w:val="77B7D88A"/>
    <w:rsid w:val="77BFE630"/>
    <w:rsid w:val="77C30D74"/>
    <w:rsid w:val="780DF822"/>
    <w:rsid w:val="781D2F93"/>
    <w:rsid w:val="7865779B"/>
    <w:rsid w:val="7871046D"/>
    <w:rsid w:val="789D722C"/>
    <w:rsid w:val="78A68868"/>
    <w:rsid w:val="78AD014A"/>
    <w:rsid w:val="78B75A15"/>
    <w:rsid w:val="78BA9B77"/>
    <w:rsid w:val="78DF0DAE"/>
    <w:rsid w:val="78EF4714"/>
    <w:rsid w:val="78FB6134"/>
    <w:rsid w:val="78FCB290"/>
    <w:rsid w:val="79067229"/>
    <w:rsid w:val="79334A10"/>
    <w:rsid w:val="7934DDFB"/>
    <w:rsid w:val="793845BE"/>
    <w:rsid w:val="7939A89A"/>
    <w:rsid w:val="794EB6B7"/>
    <w:rsid w:val="79578548"/>
    <w:rsid w:val="79582E2C"/>
    <w:rsid w:val="79620DA1"/>
    <w:rsid w:val="79650DAC"/>
    <w:rsid w:val="797881AC"/>
    <w:rsid w:val="79A55EC4"/>
    <w:rsid w:val="79B409DA"/>
    <w:rsid w:val="79C8877A"/>
    <w:rsid w:val="79CD6DA4"/>
    <w:rsid w:val="79CDF349"/>
    <w:rsid w:val="79FE7439"/>
    <w:rsid w:val="7A119BE1"/>
    <w:rsid w:val="7A210CD1"/>
    <w:rsid w:val="7A356AE0"/>
    <w:rsid w:val="7A49A312"/>
    <w:rsid w:val="7A5C1DE1"/>
    <w:rsid w:val="7A5CD373"/>
    <w:rsid w:val="7A74875D"/>
    <w:rsid w:val="7A9F1442"/>
    <w:rsid w:val="7ABFC74D"/>
    <w:rsid w:val="7AC0E913"/>
    <w:rsid w:val="7AC28D5E"/>
    <w:rsid w:val="7B1D4BF6"/>
    <w:rsid w:val="7B230A82"/>
    <w:rsid w:val="7B2A0A75"/>
    <w:rsid w:val="7B3A88F9"/>
    <w:rsid w:val="7B3ABD68"/>
    <w:rsid w:val="7B402936"/>
    <w:rsid w:val="7B4A3311"/>
    <w:rsid w:val="7B675258"/>
    <w:rsid w:val="7B6E4ED1"/>
    <w:rsid w:val="7B742F71"/>
    <w:rsid w:val="7B808F79"/>
    <w:rsid w:val="7B9BE006"/>
    <w:rsid w:val="7BA9DA62"/>
    <w:rsid w:val="7BAEDDC1"/>
    <w:rsid w:val="7BB2A87E"/>
    <w:rsid w:val="7BBFC5FC"/>
    <w:rsid w:val="7BD77724"/>
    <w:rsid w:val="7BDB4115"/>
    <w:rsid w:val="7C06FBC9"/>
    <w:rsid w:val="7C109673"/>
    <w:rsid w:val="7C407DAA"/>
    <w:rsid w:val="7C444D6F"/>
    <w:rsid w:val="7C4B365A"/>
    <w:rsid w:val="7C68774F"/>
    <w:rsid w:val="7C85AB26"/>
    <w:rsid w:val="7C894213"/>
    <w:rsid w:val="7C8D7B52"/>
    <w:rsid w:val="7C912F1A"/>
    <w:rsid w:val="7C94B81B"/>
    <w:rsid w:val="7CC30F85"/>
    <w:rsid w:val="7CD95DC2"/>
    <w:rsid w:val="7CDBC71F"/>
    <w:rsid w:val="7CF61377"/>
    <w:rsid w:val="7D043880"/>
    <w:rsid w:val="7D16D77B"/>
    <w:rsid w:val="7D18EC49"/>
    <w:rsid w:val="7D27399E"/>
    <w:rsid w:val="7D36711F"/>
    <w:rsid w:val="7D421BAE"/>
    <w:rsid w:val="7D4F97DF"/>
    <w:rsid w:val="7D64CB5B"/>
    <w:rsid w:val="7D8BAB68"/>
    <w:rsid w:val="7D9B0733"/>
    <w:rsid w:val="7DA0C6EB"/>
    <w:rsid w:val="7DA7D725"/>
    <w:rsid w:val="7DC85FE9"/>
    <w:rsid w:val="7DC92350"/>
    <w:rsid w:val="7DCC5EFB"/>
    <w:rsid w:val="7DF31C87"/>
    <w:rsid w:val="7DF831FD"/>
    <w:rsid w:val="7E02C249"/>
    <w:rsid w:val="7E112764"/>
    <w:rsid w:val="7E1179E4"/>
    <w:rsid w:val="7E15D3B1"/>
    <w:rsid w:val="7E287BB1"/>
    <w:rsid w:val="7E46C2D1"/>
    <w:rsid w:val="7E4CF104"/>
    <w:rsid w:val="7E56287D"/>
    <w:rsid w:val="7E8465DA"/>
    <w:rsid w:val="7E86322A"/>
    <w:rsid w:val="7E8A3041"/>
    <w:rsid w:val="7E9E5A47"/>
    <w:rsid w:val="7EA4C9F8"/>
    <w:rsid w:val="7EB6647C"/>
    <w:rsid w:val="7ECC68CF"/>
    <w:rsid w:val="7EDEEEF3"/>
    <w:rsid w:val="7EF219E8"/>
    <w:rsid w:val="7EF7451A"/>
    <w:rsid w:val="7F08C07E"/>
    <w:rsid w:val="7F2504A6"/>
    <w:rsid w:val="7F47C518"/>
    <w:rsid w:val="7F4E0472"/>
    <w:rsid w:val="7F8CC230"/>
    <w:rsid w:val="7FAF0359"/>
    <w:rsid w:val="7FB53258"/>
    <w:rsid w:val="7FB8125C"/>
    <w:rsid w:val="7FC2C130"/>
    <w:rsid w:val="7FC36D6F"/>
    <w:rsid w:val="7FC59084"/>
    <w:rsid w:val="7FCF488A"/>
    <w:rsid w:val="7FFC3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9DFA2"/>
  <w15:chartTrackingRefBased/>
  <w15:docId w15:val="{E035756A-377E-42B5-97BC-61889F153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0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0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0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0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0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0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0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0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0C5"/>
    <w:rPr>
      <w:rFonts w:eastAsiaTheme="majorEastAsia" w:cstheme="majorBidi"/>
      <w:color w:val="272727" w:themeColor="text1" w:themeTint="D8"/>
    </w:rPr>
  </w:style>
  <w:style w:type="paragraph" w:styleId="Title">
    <w:name w:val="Title"/>
    <w:basedOn w:val="Normal"/>
    <w:next w:val="Normal"/>
    <w:link w:val="TitleChar"/>
    <w:uiPriority w:val="10"/>
    <w:qFormat/>
    <w:rsid w:val="00A45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0C5"/>
    <w:pPr>
      <w:spacing w:before="160"/>
      <w:jc w:val="center"/>
    </w:pPr>
    <w:rPr>
      <w:i/>
      <w:iCs/>
      <w:color w:val="404040" w:themeColor="text1" w:themeTint="BF"/>
    </w:rPr>
  </w:style>
  <w:style w:type="character" w:customStyle="1" w:styleId="QuoteChar">
    <w:name w:val="Quote Char"/>
    <w:basedOn w:val="DefaultParagraphFont"/>
    <w:link w:val="Quote"/>
    <w:uiPriority w:val="29"/>
    <w:rsid w:val="00A450C5"/>
    <w:rPr>
      <w:i/>
      <w:iCs/>
      <w:color w:val="404040" w:themeColor="text1" w:themeTint="BF"/>
    </w:rPr>
  </w:style>
  <w:style w:type="paragraph" w:styleId="ListParagraph">
    <w:name w:val="List Paragraph"/>
    <w:basedOn w:val="Normal"/>
    <w:uiPriority w:val="34"/>
    <w:qFormat/>
    <w:rsid w:val="00A450C5"/>
    <w:pPr>
      <w:ind w:left="720"/>
      <w:contextualSpacing/>
    </w:pPr>
  </w:style>
  <w:style w:type="character" w:styleId="IntenseEmphasis">
    <w:name w:val="Intense Emphasis"/>
    <w:basedOn w:val="DefaultParagraphFont"/>
    <w:uiPriority w:val="21"/>
    <w:qFormat/>
    <w:rsid w:val="00A450C5"/>
    <w:rPr>
      <w:i/>
      <w:iCs/>
      <w:color w:val="0F4761" w:themeColor="accent1" w:themeShade="BF"/>
    </w:rPr>
  </w:style>
  <w:style w:type="paragraph" w:styleId="IntenseQuote">
    <w:name w:val="Intense Quote"/>
    <w:basedOn w:val="Normal"/>
    <w:next w:val="Normal"/>
    <w:link w:val="IntenseQuoteChar"/>
    <w:uiPriority w:val="30"/>
    <w:qFormat/>
    <w:rsid w:val="00A45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0C5"/>
    <w:rPr>
      <w:i/>
      <w:iCs/>
      <w:color w:val="0F4761" w:themeColor="accent1" w:themeShade="BF"/>
    </w:rPr>
  </w:style>
  <w:style w:type="character" w:styleId="IntenseReference">
    <w:name w:val="Intense Reference"/>
    <w:basedOn w:val="DefaultParagraphFont"/>
    <w:uiPriority w:val="32"/>
    <w:qFormat/>
    <w:rsid w:val="00A450C5"/>
    <w:rPr>
      <w:b/>
      <w:bCs/>
      <w:smallCaps/>
      <w:color w:val="0F4761" w:themeColor="accent1" w:themeShade="BF"/>
      <w:spacing w:val="5"/>
    </w:rPr>
  </w:style>
  <w:style w:type="character" w:styleId="Hyperlink">
    <w:name w:val="Hyperlink"/>
    <w:basedOn w:val="DefaultParagraphFont"/>
    <w:uiPriority w:val="99"/>
    <w:unhideWhenUsed/>
    <w:rsid w:val="00A450C5"/>
    <w:rPr>
      <w:color w:val="467886" w:themeColor="hyperlink"/>
      <w:u w:val="single"/>
    </w:rPr>
  </w:style>
  <w:style w:type="character" w:styleId="UnresolvedMention">
    <w:name w:val="Unresolved Mention"/>
    <w:basedOn w:val="DefaultParagraphFont"/>
    <w:uiPriority w:val="99"/>
    <w:semiHidden/>
    <w:unhideWhenUsed/>
    <w:rsid w:val="00A450C5"/>
    <w:rPr>
      <w:color w:val="605E5C"/>
      <w:shd w:val="clear" w:color="auto" w:fill="E1DFDD"/>
    </w:rPr>
  </w:style>
  <w:style w:type="character" w:styleId="CommentReference">
    <w:name w:val="annotation reference"/>
    <w:basedOn w:val="DefaultParagraphFont"/>
    <w:uiPriority w:val="99"/>
    <w:semiHidden/>
    <w:unhideWhenUsed/>
    <w:rsid w:val="00D83C5B"/>
    <w:rPr>
      <w:sz w:val="16"/>
      <w:szCs w:val="16"/>
    </w:rPr>
  </w:style>
  <w:style w:type="paragraph" w:styleId="CommentText">
    <w:name w:val="annotation text"/>
    <w:basedOn w:val="Normal"/>
    <w:link w:val="CommentTextChar"/>
    <w:uiPriority w:val="99"/>
    <w:unhideWhenUsed/>
    <w:rsid w:val="00D83C5B"/>
    <w:pPr>
      <w:spacing w:line="240" w:lineRule="auto"/>
    </w:pPr>
    <w:rPr>
      <w:sz w:val="20"/>
      <w:szCs w:val="20"/>
    </w:rPr>
  </w:style>
  <w:style w:type="character" w:customStyle="1" w:styleId="CommentTextChar">
    <w:name w:val="Comment Text Char"/>
    <w:basedOn w:val="DefaultParagraphFont"/>
    <w:link w:val="CommentText"/>
    <w:uiPriority w:val="99"/>
    <w:rsid w:val="00D83C5B"/>
    <w:rPr>
      <w:sz w:val="20"/>
      <w:szCs w:val="20"/>
    </w:rPr>
  </w:style>
  <w:style w:type="paragraph" w:styleId="CommentSubject">
    <w:name w:val="annotation subject"/>
    <w:basedOn w:val="CommentText"/>
    <w:next w:val="CommentText"/>
    <w:link w:val="CommentSubjectChar"/>
    <w:uiPriority w:val="99"/>
    <w:semiHidden/>
    <w:unhideWhenUsed/>
    <w:rsid w:val="00D83C5B"/>
    <w:rPr>
      <w:b/>
      <w:bCs/>
    </w:rPr>
  </w:style>
  <w:style w:type="character" w:customStyle="1" w:styleId="CommentSubjectChar">
    <w:name w:val="Comment Subject Char"/>
    <w:basedOn w:val="CommentTextChar"/>
    <w:link w:val="CommentSubject"/>
    <w:uiPriority w:val="99"/>
    <w:semiHidden/>
    <w:rsid w:val="00D83C5B"/>
    <w:rPr>
      <w:b/>
      <w:bCs/>
      <w:sz w:val="20"/>
      <w:szCs w:val="20"/>
    </w:rPr>
  </w:style>
  <w:style w:type="character" w:styleId="Mention">
    <w:name w:val="Mention"/>
    <w:basedOn w:val="DefaultParagraphFont"/>
    <w:uiPriority w:val="99"/>
    <w:unhideWhenUsed/>
    <w:rsid w:val="00940E4B"/>
    <w:rPr>
      <w:color w:val="2B579A"/>
      <w:shd w:val="clear" w:color="auto" w:fill="E1DFDD"/>
    </w:rPr>
  </w:style>
  <w:style w:type="character" w:styleId="FollowedHyperlink">
    <w:name w:val="FollowedHyperlink"/>
    <w:basedOn w:val="DefaultParagraphFont"/>
    <w:uiPriority w:val="99"/>
    <w:semiHidden/>
    <w:unhideWhenUsed/>
    <w:rsid w:val="00D679E8"/>
    <w:rPr>
      <w:color w:val="96607D" w:themeColor="followedHyperlink"/>
      <w:u w:val="single"/>
    </w:rPr>
  </w:style>
  <w:style w:type="paragraph" w:styleId="Header">
    <w:name w:val="header"/>
    <w:basedOn w:val="Normal"/>
    <w:link w:val="HeaderChar"/>
    <w:uiPriority w:val="99"/>
    <w:unhideWhenUsed/>
    <w:rsid w:val="00701D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1D8C"/>
  </w:style>
  <w:style w:type="paragraph" w:styleId="Footer">
    <w:name w:val="footer"/>
    <w:basedOn w:val="Normal"/>
    <w:link w:val="FooterChar"/>
    <w:uiPriority w:val="99"/>
    <w:unhideWhenUsed/>
    <w:rsid w:val="00701D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1D8C"/>
  </w:style>
  <w:style w:type="paragraph" w:styleId="Revision">
    <w:name w:val="Revision"/>
    <w:hidden/>
    <w:uiPriority w:val="99"/>
    <w:semiHidden/>
    <w:rsid w:val="0040483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93146">
      <w:bodyDiv w:val="1"/>
      <w:marLeft w:val="0"/>
      <w:marRight w:val="0"/>
      <w:marTop w:val="0"/>
      <w:marBottom w:val="0"/>
      <w:divBdr>
        <w:top w:val="none" w:sz="0" w:space="0" w:color="auto"/>
        <w:left w:val="none" w:sz="0" w:space="0" w:color="auto"/>
        <w:bottom w:val="none" w:sz="0" w:space="0" w:color="auto"/>
        <w:right w:val="none" w:sz="0" w:space="0" w:color="auto"/>
      </w:divBdr>
    </w:div>
    <w:div w:id="226301380">
      <w:bodyDiv w:val="1"/>
      <w:marLeft w:val="0"/>
      <w:marRight w:val="0"/>
      <w:marTop w:val="0"/>
      <w:marBottom w:val="0"/>
      <w:divBdr>
        <w:top w:val="none" w:sz="0" w:space="0" w:color="auto"/>
        <w:left w:val="none" w:sz="0" w:space="0" w:color="auto"/>
        <w:bottom w:val="none" w:sz="0" w:space="0" w:color="auto"/>
        <w:right w:val="none" w:sz="0" w:space="0" w:color="auto"/>
      </w:divBdr>
    </w:div>
    <w:div w:id="646664015">
      <w:bodyDiv w:val="1"/>
      <w:marLeft w:val="0"/>
      <w:marRight w:val="0"/>
      <w:marTop w:val="0"/>
      <w:marBottom w:val="0"/>
      <w:divBdr>
        <w:top w:val="none" w:sz="0" w:space="0" w:color="auto"/>
        <w:left w:val="none" w:sz="0" w:space="0" w:color="auto"/>
        <w:bottom w:val="none" w:sz="0" w:space="0" w:color="auto"/>
        <w:right w:val="none" w:sz="0" w:space="0" w:color="auto"/>
      </w:divBdr>
    </w:div>
    <w:div w:id="1029062944">
      <w:bodyDiv w:val="1"/>
      <w:marLeft w:val="0"/>
      <w:marRight w:val="0"/>
      <w:marTop w:val="0"/>
      <w:marBottom w:val="0"/>
      <w:divBdr>
        <w:top w:val="none" w:sz="0" w:space="0" w:color="auto"/>
        <w:left w:val="none" w:sz="0" w:space="0" w:color="auto"/>
        <w:bottom w:val="none" w:sz="0" w:space="0" w:color="auto"/>
        <w:right w:val="none" w:sz="0" w:space="0" w:color="auto"/>
      </w:divBdr>
    </w:div>
    <w:div w:id="1375039336">
      <w:bodyDiv w:val="1"/>
      <w:marLeft w:val="0"/>
      <w:marRight w:val="0"/>
      <w:marTop w:val="0"/>
      <w:marBottom w:val="0"/>
      <w:divBdr>
        <w:top w:val="none" w:sz="0" w:space="0" w:color="auto"/>
        <w:left w:val="none" w:sz="0" w:space="0" w:color="auto"/>
        <w:bottom w:val="none" w:sz="0" w:space="0" w:color="auto"/>
        <w:right w:val="none" w:sz="0" w:space="0" w:color="auto"/>
      </w:divBdr>
    </w:div>
    <w:div w:id="1859390559">
      <w:bodyDiv w:val="1"/>
      <w:marLeft w:val="0"/>
      <w:marRight w:val="0"/>
      <w:marTop w:val="0"/>
      <w:marBottom w:val="0"/>
      <w:divBdr>
        <w:top w:val="none" w:sz="0" w:space="0" w:color="auto"/>
        <w:left w:val="none" w:sz="0" w:space="0" w:color="auto"/>
        <w:bottom w:val="none" w:sz="0" w:space="0" w:color="auto"/>
        <w:right w:val="none" w:sz="0" w:space="0" w:color="auto"/>
      </w:divBdr>
    </w:div>
    <w:div w:id="2034841663">
      <w:bodyDiv w:val="1"/>
      <w:marLeft w:val="0"/>
      <w:marRight w:val="0"/>
      <w:marTop w:val="0"/>
      <w:marBottom w:val="0"/>
      <w:divBdr>
        <w:top w:val="none" w:sz="0" w:space="0" w:color="auto"/>
        <w:left w:val="none" w:sz="0" w:space="0" w:color="auto"/>
        <w:bottom w:val="none" w:sz="0" w:space="0" w:color="auto"/>
        <w:right w:val="none" w:sz="0" w:space="0" w:color="auto"/>
      </w:divBdr>
    </w:div>
    <w:div w:id="2046515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cfr.gov/current/title-45/part-171/subpart-B" TargetMode="External"/><Relationship Id="rId18" Type="http://schemas.openxmlformats.org/officeDocument/2006/relationships/hyperlink" Target="https://www.ecfr.gov/current/title-45/section-170.315"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www.healthit.gov/data/data-briefs/tefca-awareness-and-planned-participation-among-us-hospitals-2023" TargetMode="External"/><Relationship Id="rId17" Type="http://schemas.openxmlformats.org/officeDocument/2006/relationships/hyperlink" Target="https://www.govinfo.gov/link/uscode/42/300jj-11" TargetMode="Externa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ecqi.healthit.gov/ecqm/ec/2025/cms0142v13" TargetMode="External"/><Relationship Id="rId20" Type="http://schemas.openxmlformats.org/officeDocument/2006/relationships/hyperlink" Target="https://www.federalregister.gov/citation/88-FR-7941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P.Singh@ELLKAY.com"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govinfo.gov/link/uscode/42/300jj" TargetMode="Externa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www.ecfr.gov/current/title-42/section-482.2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cfr.gov/current/title-45/part-171/subpart-D"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CF93CDF4EE7C4BA96F15C3088B5FAC" ma:contentTypeVersion="17" ma:contentTypeDescription="Create a new document." ma:contentTypeScope="" ma:versionID="9c65132f522f2ae1bf0b8cb1e1ca05ef">
  <xsd:schema xmlns:xsd="http://www.w3.org/2001/XMLSchema" xmlns:xs="http://www.w3.org/2001/XMLSchema" xmlns:p="http://schemas.microsoft.com/office/2006/metadata/properties" xmlns:ns3="5f16f018-0e71-4de7-906c-1a87f6e43f3f" xmlns:ns4="b1f63ee8-3520-4c58-a4d9-4fb46761e509" targetNamespace="http://schemas.microsoft.com/office/2006/metadata/properties" ma:root="true" ma:fieldsID="7aacdae2b2a91f72948d3e2b121b453d" ns3:_="" ns4:_="">
    <xsd:import namespace="5f16f018-0e71-4de7-906c-1a87f6e43f3f"/>
    <xsd:import namespace="b1f63ee8-3520-4c58-a4d9-4fb46761e50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LengthInSeconds" minOccurs="0"/>
                <xsd:element ref="ns4:MediaServiceSearchPropertie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16f018-0e71-4de7-906c-1a87f6e43f3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f63ee8-3520-4c58-a4d9-4fb46761e50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1f63ee8-3520-4c58-a4d9-4fb46761e50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C06C3-9CC5-49A7-BE91-654148D42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16f018-0e71-4de7-906c-1a87f6e43f3f"/>
    <ds:schemaRef ds:uri="b1f63ee8-3520-4c58-a4d9-4fb46761e5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6C0909-A5CB-4B28-832F-7BCAD7E8EA3A}">
  <ds:schemaRefs>
    <ds:schemaRef ds:uri="http://schemas.microsoft.com/sharepoint/v3/contenttype/forms"/>
  </ds:schemaRefs>
</ds:datastoreItem>
</file>

<file path=customXml/itemProps3.xml><?xml version="1.0" encoding="utf-8"?>
<ds:datastoreItem xmlns:ds="http://schemas.openxmlformats.org/officeDocument/2006/customXml" ds:itemID="{E5077AC6-5A05-4D1D-967B-B25BB00F5B66}">
  <ds:schemaRefs>
    <ds:schemaRef ds:uri="http://schemas.microsoft.com/office/2006/documentManagement/types"/>
    <ds:schemaRef ds:uri="http://purl.org/dc/terms/"/>
    <ds:schemaRef ds:uri="http://schemas.microsoft.com/office/2006/metadata/properties"/>
    <ds:schemaRef ds:uri="http://schemas.microsoft.com/office/infopath/2007/PartnerControls"/>
    <ds:schemaRef ds:uri="http://purl.org/dc/dcmitype/"/>
    <ds:schemaRef ds:uri="http://purl.org/dc/elements/1.1/"/>
    <ds:schemaRef ds:uri="b1f63ee8-3520-4c58-a4d9-4fb46761e509"/>
    <ds:schemaRef ds:uri="http://schemas.openxmlformats.org/package/2006/metadata/core-properties"/>
    <ds:schemaRef ds:uri="5f16f018-0e71-4de7-906c-1a87f6e43f3f"/>
    <ds:schemaRef ds:uri="http://www.w3.org/XML/1998/namespace"/>
  </ds:schemaRefs>
</ds:datastoreItem>
</file>

<file path=customXml/itemProps4.xml><?xml version="1.0" encoding="utf-8"?>
<ds:datastoreItem xmlns:ds="http://schemas.openxmlformats.org/officeDocument/2006/customXml" ds:itemID="{F0BF5521-8F5F-4E05-B600-CAA0B2EC7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14445</Words>
  <Characters>82337</Characters>
  <Application>Microsoft Office Word</Application>
  <DocSecurity>0</DocSecurity>
  <Lines>686</Lines>
  <Paragraphs>193</Paragraphs>
  <ScaleCrop>false</ScaleCrop>
  <Company/>
  <LinksUpToDate>false</LinksUpToDate>
  <CharactersWithSpaces>96589</CharactersWithSpaces>
  <SharedDoc>false</SharedDoc>
  <HLinks>
    <vt:vector size="66" baseType="variant">
      <vt:variant>
        <vt:i4>1835039</vt:i4>
      </vt:variant>
      <vt:variant>
        <vt:i4>30</vt:i4>
      </vt:variant>
      <vt:variant>
        <vt:i4>0</vt:i4>
      </vt:variant>
      <vt:variant>
        <vt:i4>5</vt:i4>
      </vt:variant>
      <vt:variant>
        <vt:lpwstr>https://www.federalregister.gov/citation/88-FR-79413</vt:lpwstr>
      </vt:variant>
      <vt:variant>
        <vt:lpwstr/>
      </vt:variant>
      <vt:variant>
        <vt:i4>2883646</vt:i4>
      </vt:variant>
      <vt:variant>
        <vt:i4>27</vt:i4>
      </vt:variant>
      <vt:variant>
        <vt:i4>0</vt:i4>
      </vt:variant>
      <vt:variant>
        <vt:i4>5</vt:i4>
      </vt:variant>
      <vt:variant>
        <vt:lpwstr>https://www.ecfr.gov/current/title-42/section-482.24</vt:lpwstr>
      </vt:variant>
      <vt:variant>
        <vt:lpwstr>p-482.24(d)</vt:lpwstr>
      </vt:variant>
      <vt:variant>
        <vt:i4>5308510</vt:i4>
      </vt:variant>
      <vt:variant>
        <vt:i4>24</vt:i4>
      </vt:variant>
      <vt:variant>
        <vt:i4>0</vt:i4>
      </vt:variant>
      <vt:variant>
        <vt:i4>5</vt:i4>
      </vt:variant>
      <vt:variant>
        <vt:lpwstr>https://www.ecfr.gov/current/title-45/section-170.315</vt:lpwstr>
      </vt:variant>
      <vt:variant>
        <vt:lpwstr>p-170.315(b)(10)</vt:lpwstr>
      </vt:variant>
      <vt:variant>
        <vt:i4>7536761</vt:i4>
      </vt:variant>
      <vt:variant>
        <vt:i4>21</vt:i4>
      </vt:variant>
      <vt:variant>
        <vt:i4>0</vt:i4>
      </vt:variant>
      <vt:variant>
        <vt:i4>5</vt:i4>
      </vt:variant>
      <vt:variant>
        <vt:lpwstr>https://www.govinfo.gov/link/uscode/42/300jj-11</vt:lpwstr>
      </vt:variant>
      <vt:variant>
        <vt:lpwstr/>
      </vt:variant>
      <vt:variant>
        <vt:i4>131094</vt:i4>
      </vt:variant>
      <vt:variant>
        <vt:i4>18</vt:i4>
      </vt:variant>
      <vt:variant>
        <vt:i4>0</vt:i4>
      </vt:variant>
      <vt:variant>
        <vt:i4>5</vt:i4>
      </vt:variant>
      <vt:variant>
        <vt:lpwstr>https://ecqi.healthit.gov/ecqm/ec/2025/cms0142v13</vt:lpwstr>
      </vt:variant>
      <vt:variant>
        <vt:lpwstr/>
      </vt:variant>
      <vt:variant>
        <vt:i4>4325460</vt:i4>
      </vt:variant>
      <vt:variant>
        <vt:i4>15</vt:i4>
      </vt:variant>
      <vt:variant>
        <vt:i4>0</vt:i4>
      </vt:variant>
      <vt:variant>
        <vt:i4>5</vt:i4>
      </vt:variant>
      <vt:variant>
        <vt:lpwstr>https://www.govinfo.gov/link/uscode/42/300jj</vt:lpwstr>
      </vt:variant>
      <vt:variant>
        <vt:lpwstr/>
      </vt:variant>
      <vt:variant>
        <vt:i4>4390939</vt:i4>
      </vt:variant>
      <vt:variant>
        <vt:i4>12</vt:i4>
      </vt:variant>
      <vt:variant>
        <vt:i4>0</vt:i4>
      </vt:variant>
      <vt:variant>
        <vt:i4>5</vt:i4>
      </vt:variant>
      <vt:variant>
        <vt:lpwstr>https://www.ecfr.gov/current/title-45/part-171/subpart-D</vt:lpwstr>
      </vt:variant>
      <vt:variant>
        <vt:lpwstr/>
      </vt:variant>
      <vt:variant>
        <vt:i4>4522011</vt:i4>
      </vt:variant>
      <vt:variant>
        <vt:i4>9</vt:i4>
      </vt:variant>
      <vt:variant>
        <vt:i4>0</vt:i4>
      </vt:variant>
      <vt:variant>
        <vt:i4>5</vt:i4>
      </vt:variant>
      <vt:variant>
        <vt:lpwstr>https://www.ecfr.gov/current/title-45/part-171/subpart-B</vt:lpwstr>
      </vt:variant>
      <vt:variant>
        <vt:lpwstr/>
      </vt:variant>
      <vt:variant>
        <vt:i4>2818098</vt:i4>
      </vt:variant>
      <vt:variant>
        <vt:i4>6</vt:i4>
      </vt:variant>
      <vt:variant>
        <vt:i4>0</vt:i4>
      </vt:variant>
      <vt:variant>
        <vt:i4>5</vt:i4>
      </vt:variant>
      <vt:variant>
        <vt:lpwstr>https://www.healthit.gov/data/data-briefs/tefca-awareness-and-planned-participation-among-us-hospitals-2023</vt:lpwstr>
      </vt:variant>
      <vt:variant>
        <vt:lpwstr/>
      </vt:variant>
      <vt:variant>
        <vt:i4>5242897</vt:i4>
      </vt:variant>
      <vt:variant>
        <vt:i4>3</vt:i4>
      </vt:variant>
      <vt:variant>
        <vt:i4>0</vt:i4>
      </vt:variant>
      <vt:variant>
        <vt:i4>5</vt:i4>
      </vt:variant>
      <vt:variant>
        <vt:lpwstr/>
      </vt:variant>
      <vt:variant>
        <vt:lpwstr>footnote-3-p21038</vt:lpwstr>
      </vt:variant>
      <vt:variant>
        <vt:i4>1376358</vt:i4>
      </vt:variant>
      <vt:variant>
        <vt:i4>0</vt:i4>
      </vt:variant>
      <vt:variant>
        <vt:i4>0</vt:i4>
      </vt:variant>
      <vt:variant>
        <vt:i4>5</vt:i4>
      </vt:variant>
      <vt:variant>
        <vt:lpwstr>mailto:GP.Singh@ELLKAY.com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Ragunathan</dc:creator>
  <cp:keywords/>
  <dc:description/>
  <cp:lastModifiedBy>Dhruv Ragunathan</cp:lastModifiedBy>
  <cp:revision>2</cp:revision>
  <dcterms:created xsi:type="dcterms:W3CDTF">2025-06-16T18:48:00Z</dcterms:created>
  <dcterms:modified xsi:type="dcterms:W3CDTF">2025-06-16T18:48:00Z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0x010100D2CF93CDF4EE7C4BA96F15C3088B5FAC</vt:lpwstr>
  </property>
</Properties>
</file>