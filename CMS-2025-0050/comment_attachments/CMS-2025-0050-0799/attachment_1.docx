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4D65F" w14:textId="63911B21" w:rsidR="008800A9" w:rsidRDefault="00F47B77" w:rsidP="008800A9">
      <w:pPr>
        <w:jc w:val="center"/>
        <w:rPr>
          <w:b/>
          <w:bCs/>
        </w:rPr>
      </w:pPr>
      <w:r>
        <w:rPr>
          <w:b/>
          <w:bCs/>
        </w:rPr>
        <w:t xml:space="preserve">Inovalon </w:t>
      </w:r>
      <w:r w:rsidR="008800A9" w:rsidRPr="008800A9">
        <w:rPr>
          <w:b/>
          <w:bCs/>
        </w:rPr>
        <w:t xml:space="preserve">CMS RFI </w:t>
      </w:r>
    </w:p>
    <w:p w14:paraId="09EFCE2E" w14:textId="3AD1F988" w:rsidR="00F47B77" w:rsidRDefault="00577A26" w:rsidP="00F47B77">
      <w:pPr>
        <w:jc w:val="center"/>
        <w:rPr>
          <w:b/>
          <w:bCs/>
        </w:rPr>
      </w:pPr>
      <w:r>
        <w:rPr>
          <w:b/>
          <w:bCs/>
        </w:rPr>
        <w:t>Due</w:t>
      </w:r>
      <w:r w:rsidR="00F47B77">
        <w:rPr>
          <w:b/>
          <w:bCs/>
        </w:rPr>
        <w:t>:</w:t>
      </w:r>
      <w:r>
        <w:rPr>
          <w:b/>
          <w:bCs/>
        </w:rPr>
        <w:t xml:space="preserve"> June 16</w:t>
      </w:r>
      <w:r w:rsidR="00F47B77">
        <w:rPr>
          <w:b/>
          <w:bCs/>
        </w:rPr>
        <w:t>, 2025</w:t>
      </w:r>
    </w:p>
    <w:p w14:paraId="61681DDD" w14:textId="77777777" w:rsidR="00F47B77" w:rsidRPr="008800A9" w:rsidRDefault="00F47B77" w:rsidP="00F47B77">
      <w:pPr>
        <w:jc w:val="center"/>
        <w:rPr>
          <w:b/>
          <w:bCs/>
        </w:rPr>
      </w:pPr>
    </w:p>
    <w:p w14:paraId="3F36C5FD" w14:textId="536403C9" w:rsidR="008800A9" w:rsidRDefault="00F47B77" w:rsidP="008800A9">
      <w:r>
        <w:t xml:space="preserve">Inovalon, </w:t>
      </w:r>
      <w:r w:rsidR="00AE1AD2">
        <w:t xml:space="preserve">a </w:t>
      </w:r>
      <w:r w:rsidR="004F536B">
        <w:t>leading provider of solutions empowering data-driven healthcare</w:t>
      </w:r>
      <w:r w:rsidR="001B2275">
        <w:t xml:space="preserve">, </w:t>
      </w:r>
      <w:r w:rsidR="00583392">
        <w:t xml:space="preserve">provides </w:t>
      </w:r>
      <w:r w:rsidR="00C52F36">
        <w:t xml:space="preserve">the following comments </w:t>
      </w:r>
      <w:r w:rsidR="009C5908">
        <w:t xml:space="preserve">to the CMS Health Technology RFI. </w:t>
      </w:r>
    </w:p>
    <w:p w14:paraId="61F18DE5" w14:textId="586ED5A2" w:rsidR="00F85BB4" w:rsidRPr="008A58AF" w:rsidRDefault="7D70877C" w:rsidP="2642BFBC">
      <w:pPr>
        <w:rPr>
          <w:b/>
          <w:bCs/>
          <w:sz w:val="28"/>
          <w:szCs w:val="28"/>
          <w:u w:val="single"/>
        </w:rPr>
      </w:pPr>
      <w:r w:rsidRPr="2642BFBC">
        <w:rPr>
          <w:b/>
          <w:bCs/>
          <w:sz w:val="28"/>
          <w:szCs w:val="28"/>
          <w:u w:val="single"/>
        </w:rPr>
        <w:t>Payers:</w:t>
      </w:r>
    </w:p>
    <w:p w14:paraId="084054AA" w14:textId="449F4185" w:rsidR="00F85BB4" w:rsidRPr="00934D13" w:rsidRDefault="7D70877C" w:rsidP="76B19F35">
      <w:pPr>
        <w:rPr>
          <w:sz w:val="22"/>
          <w:szCs w:val="22"/>
        </w:rPr>
      </w:pPr>
      <w:r w:rsidRPr="00934D13">
        <w:rPr>
          <w:sz w:val="22"/>
          <w:szCs w:val="22"/>
        </w:rPr>
        <w:t xml:space="preserve">PA-1. What policy or technical limitations do you see in TEFCA? What changes would you suggest </w:t>
      </w:r>
      <w:bookmarkStart w:id="0" w:name="_Int_Tt44y1MZ"/>
      <w:r w:rsidRPr="00934D13">
        <w:rPr>
          <w:sz w:val="22"/>
          <w:szCs w:val="22"/>
        </w:rPr>
        <w:t>to address</w:t>
      </w:r>
      <w:bookmarkEnd w:id="0"/>
      <w:r w:rsidRPr="00934D13">
        <w:rPr>
          <w:sz w:val="22"/>
          <w:szCs w:val="22"/>
        </w:rPr>
        <w:t xml:space="preserve"> </w:t>
      </w:r>
      <w:bookmarkStart w:id="1" w:name="_Int_s7D0L386"/>
      <w:r w:rsidRPr="00934D13">
        <w:rPr>
          <w:sz w:val="22"/>
          <w:szCs w:val="22"/>
        </w:rPr>
        <w:t>those</w:t>
      </w:r>
      <w:bookmarkEnd w:id="1"/>
      <w:r w:rsidRPr="00934D13">
        <w:rPr>
          <w:sz w:val="22"/>
          <w:szCs w:val="22"/>
        </w:rPr>
        <w:t xml:space="preserve"> limitations? To what degree do you expect these limitations to hinder participation in TEFCA?</w:t>
      </w:r>
    </w:p>
    <w:p w14:paraId="452334FE" w14:textId="34470A2F" w:rsidR="00CB1E9D" w:rsidRPr="00934D13" w:rsidRDefault="28B33C97" w:rsidP="445DA5C8">
      <w:pPr>
        <w:rPr>
          <w:sz w:val="22"/>
          <w:szCs w:val="22"/>
        </w:rPr>
      </w:pPr>
      <w:r w:rsidRPr="00934D13">
        <w:rPr>
          <w:sz w:val="22"/>
          <w:szCs w:val="22"/>
        </w:rPr>
        <w:t xml:space="preserve">A barrier to adoption </w:t>
      </w:r>
      <w:r w:rsidR="60785D4D" w:rsidRPr="0A5E04E8">
        <w:rPr>
          <w:sz w:val="22"/>
          <w:szCs w:val="22"/>
        </w:rPr>
        <w:t>of</w:t>
      </w:r>
      <w:r w:rsidRPr="00934D13">
        <w:rPr>
          <w:sz w:val="22"/>
          <w:szCs w:val="22"/>
        </w:rPr>
        <w:t xml:space="preserve"> TEFCA is due to the lack of incentives or clarity on what </w:t>
      </w:r>
      <w:r w:rsidR="60785D4D" w:rsidRPr="0A5E04E8">
        <w:rPr>
          <w:sz w:val="22"/>
          <w:szCs w:val="22"/>
        </w:rPr>
        <w:t xml:space="preserve">data that </w:t>
      </w:r>
      <w:r w:rsidRPr="00934D13">
        <w:rPr>
          <w:sz w:val="22"/>
          <w:szCs w:val="22"/>
        </w:rPr>
        <w:t>payers are expected to reciprocate in order to join TEFCA</w:t>
      </w:r>
      <w:r w:rsidR="5B94BE19" w:rsidRPr="0A5E04E8">
        <w:rPr>
          <w:sz w:val="22"/>
          <w:szCs w:val="22"/>
        </w:rPr>
        <w:t xml:space="preserve">. </w:t>
      </w:r>
      <w:r w:rsidR="60785D4D" w:rsidRPr="0A5E04E8">
        <w:rPr>
          <w:sz w:val="22"/>
          <w:szCs w:val="22"/>
        </w:rPr>
        <w:t>An additional barrier is the ambiguity surrounding the total cost of implementation</w:t>
      </w:r>
      <w:r w:rsidRPr="00934D13">
        <w:rPr>
          <w:sz w:val="22"/>
          <w:szCs w:val="22"/>
        </w:rPr>
        <w:t xml:space="preserve"> for Healthcare Ops exchange purposes (XPs</w:t>
      </w:r>
      <w:bookmarkStart w:id="2" w:name="_Int_Q73x2Ygk"/>
      <w:r w:rsidRPr="00934D13">
        <w:rPr>
          <w:sz w:val="22"/>
          <w:szCs w:val="22"/>
        </w:rPr>
        <w:t>) are</w:t>
      </w:r>
      <w:bookmarkEnd w:id="2"/>
      <w:r w:rsidRPr="00934D13">
        <w:rPr>
          <w:sz w:val="22"/>
          <w:szCs w:val="22"/>
        </w:rPr>
        <w:t xml:space="preserve"> hindering adoption as well as </w:t>
      </w:r>
      <w:r w:rsidR="60785D4D" w:rsidRPr="0A5E04E8">
        <w:rPr>
          <w:sz w:val="22"/>
          <w:szCs w:val="22"/>
        </w:rPr>
        <w:t xml:space="preserve">the lack of clarity regarding </w:t>
      </w:r>
      <w:r w:rsidRPr="00934D13">
        <w:rPr>
          <w:sz w:val="22"/>
          <w:szCs w:val="22"/>
        </w:rPr>
        <w:t xml:space="preserve">details </w:t>
      </w:r>
      <w:r w:rsidR="60785D4D" w:rsidRPr="0A5E04E8">
        <w:rPr>
          <w:sz w:val="22"/>
          <w:szCs w:val="22"/>
        </w:rPr>
        <w:t>of</w:t>
      </w:r>
      <w:r w:rsidRPr="00934D13">
        <w:rPr>
          <w:sz w:val="22"/>
          <w:szCs w:val="22"/>
        </w:rPr>
        <w:t xml:space="preserve"> claims data reciprocity and </w:t>
      </w:r>
      <w:r w:rsidR="60785D4D" w:rsidRPr="0A5E04E8">
        <w:rPr>
          <w:sz w:val="22"/>
          <w:szCs w:val="22"/>
        </w:rPr>
        <w:t xml:space="preserve">the </w:t>
      </w:r>
      <w:r w:rsidR="5B94BE19" w:rsidRPr="0A5E04E8">
        <w:rPr>
          <w:sz w:val="22"/>
          <w:szCs w:val="22"/>
        </w:rPr>
        <w:t xml:space="preserve">lack of </w:t>
      </w:r>
      <w:r w:rsidR="60785D4D" w:rsidRPr="0A5E04E8">
        <w:rPr>
          <w:sz w:val="22"/>
          <w:szCs w:val="22"/>
        </w:rPr>
        <w:t xml:space="preserve">clarity regarding </w:t>
      </w:r>
      <w:r w:rsidR="5B94BE19" w:rsidRPr="0A5E04E8">
        <w:rPr>
          <w:sz w:val="22"/>
          <w:szCs w:val="22"/>
        </w:rPr>
        <w:t>participants</w:t>
      </w:r>
      <w:r w:rsidR="60785D4D" w:rsidRPr="0A5E04E8">
        <w:rPr>
          <w:sz w:val="22"/>
          <w:szCs w:val="22"/>
        </w:rPr>
        <w:t>’</w:t>
      </w:r>
      <w:r w:rsidRPr="00934D13">
        <w:rPr>
          <w:sz w:val="22"/>
          <w:szCs w:val="22"/>
        </w:rPr>
        <w:t xml:space="preserve"> ability to charge for </w:t>
      </w:r>
      <w:r w:rsidR="60785D4D" w:rsidRPr="0A5E04E8">
        <w:rPr>
          <w:sz w:val="22"/>
          <w:szCs w:val="22"/>
        </w:rPr>
        <w:t xml:space="preserve">Healthcare </w:t>
      </w:r>
      <w:r w:rsidRPr="00934D13">
        <w:rPr>
          <w:sz w:val="22"/>
          <w:szCs w:val="22"/>
        </w:rPr>
        <w:t>Ops XPs.</w:t>
      </w:r>
      <w:r w:rsidR="7D70877C">
        <w:br/>
      </w:r>
      <w:r w:rsidRPr="00934D13">
        <w:rPr>
          <w:sz w:val="22"/>
          <w:szCs w:val="22"/>
        </w:rPr>
        <w:t xml:space="preserve"> </w:t>
      </w:r>
      <w:r w:rsidR="7D70877C">
        <w:br/>
      </w:r>
      <w:r w:rsidRPr="00934D13">
        <w:rPr>
          <w:sz w:val="22"/>
          <w:szCs w:val="22"/>
        </w:rPr>
        <w:t xml:space="preserve">Smaller </w:t>
      </w:r>
      <w:r w:rsidR="1644B1CE" w:rsidRPr="0A5E04E8">
        <w:rPr>
          <w:sz w:val="22"/>
          <w:szCs w:val="22"/>
        </w:rPr>
        <w:t>Payers</w:t>
      </w:r>
      <w:r w:rsidRPr="00934D13">
        <w:rPr>
          <w:sz w:val="22"/>
          <w:szCs w:val="22"/>
        </w:rPr>
        <w:t xml:space="preserve"> may have trouble adopting the technical and operational demands to reciprocate data for the QHIN that they join. Greater coordination with NCQA on HEDIS </w:t>
      </w:r>
      <w:r w:rsidR="60785D4D" w:rsidRPr="0A5E04E8">
        <w:rPr>
          <w:sz w:val="22"/>
          <w:szCs w:val="22"/>
        </w:rPr>
        <w:t>C</w:t>
      </w:r>
      <w:r w:rsidR="5B94BE19" w:rsidRPr="0A5E04E8">
        <w:rPr>
          <w:sz w:val="22"/>
          <w:szCs w:val="22"/>
        </w:rPr>
        <w:t>ompliance</w:t>
      </w:r>
      <w:r w:rsidRPr="00934D13">
        <w:rPr>
          <w:sz w:val="22"/>
          <w:szCs w:val="22"/>
        </w:rPr>
        <w:t xml:space="preserve"> Audit regulations for payers (i.e., the need for Primary Source Validation to use clinical data requires manual chart review or Data Aggregator Validation (DAV</w:t>
      </w:r>
      <w:r w:rsidR="5B94BE19" w:rsidRPr="0A5E04E8">
        <w:rPr>
          <w:sz w:val="22"/>
          <w:szCs w:val="22"/>
        </w:rPr>
        <w:t>)</w:t>
      </w:r>
      <w:r w:rsidR="60785D4D" w:rsidRPr="0A5E04E8">
        <w:rPr>
          <w:sz w:val="22"/>
          <w:szCs w:val="22"/>
        </w:rPr>
        <w:t>)</w:t>
      </w:r>
      <w:r w:rsidR="5B94BE19" w:rsidRPr="0A5E04E8">
        <w:rPr>
          <w:sz w:val="22"/>
          <w:szCs w:val="22"/>
        </w:rPr>
        <w:t>.</w:t>
      </w:r>
      <w:r w:rsidRPr="00934D13">
        <w:rPr>
          <w:sz w:val="22"/>
          <w:szCs w:val="22"/>
        </w:rPr>
        <w:t xml:space="preserve"> While the HEDIS XP is one of the first XPs to be mandated, the HEDIS </w:t>
      </w:r>
      <w:r w:rsidR="60785D4D" w:rsidRPr="0A5E04E8">
        <w:rPr>
          <w:sz w:val="22"/>
          <w:szCs w:val="22"/>
        </w:rPr>
        <w:t>Compliance</w:t>
      </w:r>
      <w:r w:rsidRPr="00934D13">
        <w:rPr>
          <w:sz w:val="22"/>
          <w:szCs w:val="22"/>
        </w:rPr>
        <w:t xml:space="preserve"> Audit regulations are an adoption factor for Plans. </w:t>
      </w:r>
      <w:proofErr w:type="gramStart"/>
      <w:r w:rsidR="60785D4D" w:rsidRPr="0A5E04E8">
        <w:rPr>
          <w:sz w:val="22"/>
          <w:szCs w:val="22"/>
        </w:rPr>
        <w:t>Many</w:t>
      </w:r>
      <w:proofErr w:type="gramEnd"/>
      <w:r w:rsidR="60785D4D" w:rsidRPr="0A5E04E8">
        <w:rPr>
          <w:sz w:val="22"/>
          <w:szCs w:val="22"/>
        </w:rPr>
        <w:t xml:space="preserve"> </w:t>
      </w:r>
      <w:r w:rsidRPr="00934D13">
        <w:rPr>
          <w:sz w:val="22"/>
          <w:szCs w:val="22"/>
        </w:rPr>
        <w:t xml:space="preserve">QHINs </w:t>
      </w:r>
      <w:r w:rsidR="60785D4D" w:rsidRPr="0A5E04E8">
        <w:rPr>
          <w:sz w:val="22"/>
          <w:szCs w:val="22"/>
        </w:rPr>
        <w:t>may be reluctant</w:t>
      </w:r>
      <w:r w:rsidRPr="00934D13">
        <w:rPr>
          <w:sz w:val="22"/>
          <w:szCs w:val="22"/>
        </w:rPr>
        <w:t xml:space="preserve"> to share data for the HEDIS XPs, unless changes are made to DAV or PSV requirements.</w:t>
      </w:r>
      <w:r w:rsidR="00552D03">
        <w:rPr>
          <w:sz w:val="22"/>
          <w:szCs w:val="22"/>
        </w:rPr>
        <w:t xml:space="preserve"> </w:t>
      </w:r>
      <w:r w:rsidR="00D61961">
        <w:rPr>
          <w:sz w:val="22"/>
          <w:szCs w:val="22"/>
        </w:rPr>
        <w:t xml:space="preserve">Inovalon proposes two </w:t>
      </w:r>
      <w:proofErr w:type="gramStart"/>
      <w:r w:rsidR="00D61961">
        <w:rPr>
          <w:sz w:val="22"/>
          <w:szCs w:val="22"/>
        </w:rPr>
        <w:t>possible solutions</w:t>
      </w:r>
      <w:proofErr w:type="gramEnd"/>
      <w:r w:rsidR="00D61961">
        <w:rPr>
          <w:sz w:val="22"/>
          <w:szCs w:val="22"/>
        </w:rPr>
        <w:t xml:space="preserve"> for this barrier: 1) </w:t>
      </w:r>
      <w:r w:rsidR="00D33DD9">
        <w:rPr>
          <w:sz w:val="22"/>
          <w:szCs w:val="22"/>
        </w:rPr>
        <w:t xml:space="preserve">the </w:t>
      </w:r>
      <w:r w:rsidR="00E3572C">
        <w:rPr>
          <w:sz w:val="22"/>
          <w:szCs w:val="22"/>
        </w:rPr>
        <w:t xml:space="preserve">removal of primary source </w:t>
      </w:r>
      <w:r w:rsidR="00D61961">
        <w:rPr>
          <w:sz w:val="22"/>
          <w:szCs w:val="22"/>
        </w:rPr>
        <w:t xml:space="preserve">validation for reporting of Quality data from non-standard (non-claims sources), or 2) that </w:t>
      </w:r>
      <w:r w:rsidR="00CB1E9D">
        <w:rPr>
          <w:sz w:val="22"/>
          <w:szCs w:val="22"/>
        </w:rPr>
        <w:t>T</w:t>
      </w:r>
      <w:r w:rsidR="00CB1E9D" w:rsidRPr="00CB1E9D">
        <w:rPr>
          <w:sz w:val="22"/>
          <w:szCs w:val="22"/>
        </w:rPr>
        <w:t xml:space="preserve">EFCA and NCQA to work together so that all QHINs are DAV certified. </w:t>
      </w:r>
      <w:r w:rsidR="00CA5FEE" w:rsidRPr="00CB1E9D">
        <w:rPr>
          <w:sz w:val="22"/>
          <w:szCs w:val="22"/>
        </w:rPr>
        <w:t>QHINs</w:t>
      </w:r>
      <w:r w:rsidR="00CB1E9D" w:rsidRPr="00CB1E9D">
        <w:rPr>
          <w:sz w:val="22"/>
          <w:szCs w:val="22"/>
        </w:rPr>
        <w:t xml:space="preserve"> may have direct connections to the provider EMR or the HIE. Those participants in the QHIN can provide the original record for audit purposes. </w:t>
      </w:r>
    </w:p>
    <w:p w14:paraId="49FABB22" w14:textId="5B88FB92" w:rsidR="00F85BB4" w:rsidRPr="00934D13" w:rsidRDefault="28B33C97" w:rsidP="0C61F4F4">
      <w:pPr>
        <w:rPr>
          <w:sz w:val="22"/>
          <w:szCs w:val="22"/>
        </w:rPr>
      </w:pPr>
      <w:r w:rsidRPr="00934D13">
        <w:rPr>
          <w:sz w:val="22"/>
          <w:szCs w:val="22"/>
        </w:rPr>
        <w:t>PA-4. What would be the value to payers of a nationwide provider directory that included FHIR end points and used digital identity credentials?</w:t>
      </w:r>
    </w:p>
    <w:p w14:paraId="094CDAA0" w14:textId="4942883E" w:rsidR="00F85BB4" w:rsidRPr="00934D13" w:rsidRDefault="28B33C97" w:rsidP="32E36490">
      <w:pPr>
        <w:rPr>
          <w:sz w:val="22"/>
          <w:szCs w:val="22"/>
        </w:rPr>
      </w:pPr>
      <w:r w:rsidRPr="00934D13">
        <w:rPr>
          <w:sz w:val="22"/>
          <w:szCs w:val="22"/>
        </w:rPr>
        <w:t>A nationwide provider directory could be helpful to payers,</w:t>
      </w:r>
      <w:r>
        <w:t xml:space="preserve"> </w:t>
      </w:r>
      <w:r w:rsidR="60785D4D" w:rsidRPr="0A5E04E8">
        <w:rPr>
          <w:sz w:val="22"/>
          <w:szCs w:val="22"/>
        </w:rPr>
        <w:t>as</w:t>
      </w:r>
      <w:r w:rsidRPr="00934D13">
        <w:rPr>
          <w:sz w:val="22"/>
          <w:szCs w:val="22"/>
        </w:rPr>
        <w:t xml:space="preserve"> it would </w:t>
      </w:r>
      <w:r w:rsidR="60785D4D" w:rsidRPr="0A5E04E8">
        <w:rPr>
          <w:sz w:val="22"/>
          <w:szCs w:val="22"/>
        </w:rPr>
        <w:t xml:space="preserve">provide </w:t>
      </w:r>
      <w:proofErr w:type="gramStart"/>
      <w:r w:rsidR="60785D4D" w:rsidRPr="0A5E04E8">
        <w:rPr>
          <w:sz w:val="22"/>
          <w:szCs w:val="22"/>
        </w:rPr>
        <w:t>a single source</w:t>
      </w:r>
      <w:proofErr w:type="gramEnd"/>
      <w:r w:rsidR="60785D4D" w:rsidRPr="0A5E04E8">
        <w:rPr>
          <w:sz w:val="22"/>
          <w:szCs w:val="22"/>
        </w:rPr>
        <w:t xml:space="preserve"> for</w:t>
      </w:r>
      <w:r w:rsidRPr="00934D13">
        <w:rPr>
          <w:sz w:val="22"/>
          <w:szCs w:val="22"/>
        </w:rPr>
        <w:t xml:space="preserve"> this </w:t>
      </w:r>
      <w:r w:rsidR="60785D4D" w:rsidRPr="0A5E04E8">
        <w:rPr>
          <w:sz w:val="22"/>
          <w:szCs w:val="22"/>
        </w:rPr>
        <w:t>important connectivity data</w:t>
      </w:r>
      <w:proofErr w:type="gramStart"/>
      <w:r w:rsidR="60785D4D" w:rsidRPr="0A5E04E8">
        <w:rPr>
          <w:sz w:val="22"/>
          <w:szCs w:val="22"/>
        </w:rPr>
        <w:t xml:space="preserve">.  </w:t>
      </w:r>
      <w:proofErr w:type="gramEnd"/>
      <w:r w:rsidR="60785D4D" w:rsidRPr="0A5E04E8">
        <w:rPr>
          <w:sz w:val="22"/>
          <w:szCs w:val="22"/>
        </w:rPr>
        <w:t>Such FHIR endpoint and digital ID information could also potentially streamline the Primary Source Validation (PSV) process for exchanges of clinical data.</w:t>
      </w:r>
    </w:p>
    <w:p w14:paraId="253AAD3F" w14:textId="6DDCBA31" w:rsidR="00F85BB4" w:rsidRPr="00934D13" w:rsidRDefault="28B33C97" w:rsidP="3E6FBFB5">
      <w:pPr>
        <w:rPr>
          <w:sz w:val="22"/>
          <w:szCs w:val="22"/>
        </w:rPr>
      </w:pPr>
      <w:r w:rsidRPr="00934D13">
        <w:rPr>
          <w:sz w:val="22"/>
          <w:szCs w:val="22"/>
        </w:rPr>
        <w:t>PA-5. What are ways payers can help with simplifying clinical quality data responsibilities of providers?</w:t>
      </w:r>
    </w:p>
    <w:p w14:paraId="27F0722F" w14:textId="33471780" w:rsidR="00F85BB4" w:rsidRPr="00934D13" w:rsidRDefault="28B33C97" w:rsidP="3E976C97">
      <w:pPr>
        <w:rPr>
          <w:sz w:val="22"/>
          <w:szCs w:val="22"/>
        </w:rPr>
      </w:pPr>
      <w:r w:rsidRPr="00934D13">
        <w:rPr>
          <w:sz w:val="22"/>
          <w:szCs w:val="22"/>
        </w:rPr>
        <w:lastRenderedPageBreak/>
        <w:t xml:space="preserve">CMS should consider reducing or eliminating the need for </w:t>
      </w:r>
      <w:r w:rsidR="60785D4D" w:rsidRPr="0A5E04E8">
        <w:rPr>
          <w:sz w:val="22"/>
          <w:szCs w:val="22"/>
        </w:rPr>
        <w:t>P</w:t>
      </w:r>
      <w:r w:rsidR="5B94BE19" w:rsidRPr="0A5E04E8">
        <w:rPr>
          <w:sz w:val="22"/>
          <w:szCs w:val="22"/>
        </w:rPr>
        <w:t>rimary</w:t>
      </w:r>
      <w:r w:rsidRPr="00934D13">
        <w:rPr>
          <w:sz w:val="22"/>
          <w:szCs w:val="22"/>
        </w:rPr>
        <w:t xml:space="preserve"> Source Validation (PSV) for clinical data securely exchanged via FHIR APIs contingent on robust digital identity and data integrity standards.</w:t>
      </w:r>
    </w:p>
    <w:p w14:paraId="7922F813" w14:textId="7E62C636" w:rsidR="00F85BB4" w:rsidRPr="00934D13" w:rsidRDefault="130407BF" w:rsidP="7ECFA14A">
      <w:pPr>
        <w:rPr>
          <w:sz w:val="22"/>
          <w:szCs w:val="22"/>
        </w:rPr>
      </w:pPr>
      <w:r w:rsidRPr="00934D13">
        <w:rPr>
          <w:sz w:val="22"/>
          <w:szCs w:val="22"/>
        </w:rPr>
        <w:t>PA-5.a. How interested are payers and providers in EHR technology advances that enable bulk extraction of clinical quality data from EHRs to payers to allow them to do the calculations instead of the provider-side technology?</w:t>
      </w:r>
    </w:p>
    <w:p w14:paraId="5B4095D0" w14:textId="412C551F" w:rsidR="00F85BB4" w:rsidRPr="00934D13" w:rsidRDefault="130407BF" w:rsidP="18D5FD3F">
      <w:pPr>
        <w:rPr>
          <w:sz w:val="22"/>
          <w:szCs w:val="22"/>
        </w:rPr>
      </w:pPr>
      <w:r w:rsidRPr="00934D13">
        <w:rPr>
          <w:sz w:val="22"/>
          <w:szCs w:val="22"/>
        </w:rPr>
        <w:t xml:space="preserve">Yes, Payers </w:t>
      </w:r>
      <w:r w:rsidR="6B92D157" w:rsidRPr="0A5E04E8">
        <w:rPr>
          <w:sz w:val="22"/>
          <w:szCs w:val="22"/>
        </w:rPr>
        <w:t xml:space="preserve">could </w:t>
      </w:r>
      <w:r w:rsidRPr="00934D13">
        <w:rPr>
          <w:sz w:val="22"/>
          <w:szCs w:val="22"/>
        </w:rPr>
        <w:t>benefit from</w:t>
      </w:r>
      <w:r w:rsidR="60785D4D" w:rsidRPr="0A5E04E8">
        <w:rPr>
          <w:sz w:val="22"/>
          <w:szCs w:val="22"/>
        </w:rPr>
        <w:t>, and demonstrate a strong interest in,</w:t>
      </w:r>
      <w:r w:rsidRPr="00934D13">
        <w:rPr>
          <w:sz w:val="22"/>
          <w:szCs w:val="22"/>
        </w:rPr>
        <w:t xml:space="preserve"> capabilities to bulk extract EHR data to support operations and quality assurance activities</w:t>
      </w:r>
      <w:proofErr w:type="gramStart"/>
      <w:r w:rsidRPr="00934D13">
        <w:rPr>
          <w:sz w:val="22"/>
          <w:szCs w:val="22"/>
        </w:rPr>
        <w:t>.</w:t>
      </w:r>
      <w:r w:rsidR="60785D4D" w:rsidRPr="0A5E04E8">
        <w:rPr>
          <w:sz w:val="22"/>
          <w:szCs w:val="22"/>
        </w:rPr>
        <w:t xml:space="preserve">  </w:t>
      </w:r>
      <w:proofErr w:type="gramEnd"/>
      <w:r w:rsidR="60785D4D" w:rsidRPr="0A5E04E8">
        <w:rPr>
          <w:sz w:val="22"/>
          <w:szCs w:val="22"/>
        </w:rPr>
        <w:t>Likewise, providers would welcome anything that reduces any administrative burden on their behalf.</w:t>
      </w:r>
      <w:r w:rsidR="00AA2AE1">
        <w:rPr>
          <w:sz w:val="22"/>
          <w:szCs w:val="22"/>
        </w:rPr>
        <w:t xml:space="preserve"> However, in our experience not all payers are set-up to ingest bulk data and act on it. </w:t>
      </w:r>
    </w:p>
    <w:p w14:paraId="28308F66" w14:textId="0ACFE40C" w:rsidR="00F85BB4" w:rsidRPr="00934D13" w:rsidRDefault="47AF0A15" w:rsidP="33C34509">
      <w:pPr>
        <w:rPr>
          <w:sz w:val="22"/>
          <w:szCs w:val="22"/>
        </w:rPr>
      </w:pPr>
      <w:r w:rsidRPr="00934D13">
        <w:rPr>
          <w:sz w:val="22"/>
          <w:szCs w:val="22"/>
        </w:rPr>
        <w:t xml:space="preserve">PA-5.b. In what ways can the interoperability and quality reporting responsibilities of providers to both CMS and other payers be consolidated so investments can be dually </w:t>
      </w:r>
      <w:bookmarkStart w:id="3" w:name="_Int_I2fbyDWp"/>
      <w:r w:rsidRPr="00934D13">
        <w:rPr>
          <w:sz w:val="22"/>
          <w:szCs w:val="22"/>
        </w:rPr>
        <w:t>purposed</w:t>
      </w:r>
      <w:bookmarkEnd w:id="3"/>
      <w:r w:rsidRPr="00934D13">
        <w:rPr>
          <w:sz w:val="22"/>
          <w:szCs w:val="22"/>
        </w:rPr>
        <w:t>? Are there technologies payers might leverage that would support access to real time quality data for healthcare providers to inform clinical care in addition to simplifying reporting processes?</w:t>
      </w:r>
    </w:p>
    <w:p w14:paraId="014BBA42" w14:textId="33579B25" w:rsidR="00F85BB4" w:rsidRPr="00934D13" w:rsidRDefault="42A39B06" w:rsidP="08E5DAFD">
      <w:pPr>
        <w:rPr>
          <w:sz w:val="22"/>
          <w:szCs w:val="22"/>
        </w:rPr>
      </w:pPr>
      <w:r w:rsidRPr="0A5E04E8">
        <w:rPr>
          <w:sz w:val="22"/>
          <w:szCs w:val="22"/>
        </w:rPr>
        <w:t>At present, c</w:t>
      </w:r>
      <w:r w:rsidR="4AFBE207" w:rsidRPr="0A5E04E8">
        <w:rPr>
          <w:sz w:val="22"/>
          <w:szCs w:val="22"/>
        </w:rPr>
        <w:t>onsolidating</w:t>
      </w:r>
      <w:r w:rsidR="2944BA6B" w:rsidRPr="00934D13">
        <w:rPr>
          <w:sz w:val="22"/>
          <w:szCs w:val="22"/>
        </w:rPr>
        <w:t xml:space="preserve"> reporting would be a challenging prospect as provider side reporting may not be complete compared to the results of the Payer, and vice versa. While the Provider has clinical data not available from the Payer's claims information, The Payer is receiving pharmacy, lab, radiology, </w:t>
      </w:r>
      <w:proofErr w:type="gramStart"/>
      <w:r w:rsidR="2944BA6B" w:rsidRPr="00934D13">
        <w:rPr>
          <w:sz w:val="22"/>
          <w:szCs w:val="22"/>
        </w:rPr>
        <w:t>etc</w:t>
      </w:r>
      <w:r w:rsidR="3ACD21F6" w:rsidRPr="0A5E04E8">
        <w:rPr>
          <w:sz w:val="22"/>
          <w:szCs w:val="22"/>
        </w:rPr>
        <w:t>.</w:t>
      </w:r>
      <w:proofErr w:type="gramEnd"/>
      <w:r w:rsidR="2944BA6B" w:rsidRPr="00934D13">
        <w:rPr>
          <w:sz w:val="22"/>
          <w:szCs w:val="22"/>
        </w:rPr>
        <w:t xml:space="preserve"> that may not be available to the Provider.</w:t>
      </w:r>
      <w:r w:rsidR="78B32732" w:rsidRPr="0A5E04E8">
        <w:rPr>
          <w:sz w:val="22"/>
          <w:szCs w:val="22"/>
        </w:rPr>
        <w:t xml:space="preserve"> </w:t>
      </w:r>
    </w:p>
    <w:p w14:paraId="40FAC867" w14:textId="0D90DEAD" w:rsidR="00AA713A" w:rsidRPr="00934D13" w:rsidRDefault="42A39B06" w:rsidP="08E5DAFD">
      <w:pPr>
        <w:rPr>
          <w:sz w:val="22"/>
          <w:szCs w:val="22"/>
        </w:rPr>
      </w:pPr>
      <w:r w:rsidRPr="0A5E04E8">
        <w:rPr>
          <w:sz w:val="22"/>
          <w:szCs w:val="22"/>
        </w:rPr>
        <w:t>Third parties</w:t>
      </w:r>
      <w:r w:rsidR="00E05FCD">
        <w:rPr>
          <w:sz w:val="22"/>
          <w:szCs w:val="22"/>
        </w:rPr>
        <w:t xml:space="preserve">, like Inovalon </w:t>
      </w:r>
      <w:r w:rsidR="007038C8">
        <w:rPr>
          <w:sz w:val="22"/>
          <w:szCs w:val="22"/>
        </w:rPr>
        <w:t xml:space="preserve">support </w:t>
      </w:r>
      <w:r w:rsidRPr="0A5E04E8">
        <w:rPr>
          <w:sz w:val="22"/>
          <w:szCs w:val="22"/>
        </w:rPr>
        <w:t>technologies that could integrate the needed data from payers and providers. The advantage of this would extend far beyond quality reporting, and could be used to bolster the global patient record of payers and providers – a central goal of the Interoperability Rule.</w:t>
      </w:r>
    </w:p>
    <w:p w14:paraId="1DF72B49" w14:textId="364B1257" w:rsidR="00F85BB4" w:rsidRPr="00934D13" w:rsidRDefault="2573388D" w:rsidP="39CE2ED6">
      <w:pPr>
        <w:rPr>
          <w:sz w:val="22"/>
          <w:szCs w:val="22"/>
        </w:rPr>
      </w:pPr>
      <w:r w:rsidRPr="00934D13">
        <w:rPr>
          <w:sz w:val="22"/>
          <w:szCs w:val="22"/>
        </w:rPr>
        <w:t>PA-7. How can CMS encourage payers to submit information blocking complaints to ASTP/ONC's Information Blocking Portal? What would be the impact? Would it advance or negatively impact data exchange?</w:t>
      </w:r>
    </w:p>
    <w:p w14:paraId="15C5C47B" w14:textId="113FCF0D" w:rsidR="13711A97" w:rsidRDefault="00773C0D" w:rsidP="00773C0D">
      <w:pPr>
        <w:rPr>
          <w:sz w:val="22"/>
          <w:szCs w:val="22"/>
        </w:rPr>
      </w:pPr>
      <w:r w:rsidRPr="288935DB">
        <w:rPr>
          <w:sz w:val="22"/>
          <w:szCs w:val="22"/>
        </w:rPr>
        <w:t>We recommend</w:t>
      </w:r>
      <w:r w:rsidRPr="03B9CC44">
        <w:rPr>
          <w:sz w:val="22"/>
          <w:szCs w:val="22"/>
        </w:rPr>
        <w:t xml:space="preserve"> that </w:t>
      </w:r>
      <w:r w:rsidRPr="630FD690">
        <w:rPr>
          <w:sz w:val="22"/>
          <w:szCs w:val="22"/>
        </w:rPr>
        <w:t xml:space="preserve">use cases are </w:t>
      </w:r>
      <w:r w:rsidRPr="43F1D279">
        <w:rPr>
          <w:sz w:val="22"/>
          <w:szCs w:val="22"/>
        </w:rPr>
        <w:t>expanded to include payment</w:t>
      </w:r>
      <w:r w:rsidRPr="1B3A8BBB">
        <w:rPr>
          <w:sz w:val="22"/>
          <w:szCs w:val="22"/>
        </w:rPr>
        <w:t xml:space="preserve"> and </w:t>
      </w:r>
      <w:r w:rsidRPr="1B1C0436">
        <w:rPr>
          <w:sz w:val="22"/>
          <w:szCs w:val="22"/>
        </w:rPr>
        <w:t xml:space="preserve">healthcare </w:t>
      </w:r>
      <w:r w:rsidRPr="5606DF78">
        <w:rPr>
          <w:sz w:val="22"/>
          <w:szCs w:val="22"/>
        </w:rPr>
        <w:t>operations</w:t>
      </w:r>
      <w:r>
        <w:rPr>
          <w:sz w:val="22"/>
          <w:szCs w:val="22"/>
        </w:rPr>
        <w:t xml:space="preserve"> to help incentive data sharing</w:t>
      </w:r>
      <w:r w:rsidR="009E40CE">
        <w:rPr>
          <w:sz w:val="22"/>
          <w:szCs w:val="22"/>
        </w:rPr>
        <w:t>.</w:t>
      </w:r>
      <w:r>
        <w:rPr>
          <w:sz w:val="22"/>
          <w:szCs w:val="22"/>
        </w:rPr>
        <w:t xml:space="preserve"> </w:t>
      </w:r>
      <w:r w:rsidR="009E40CE">
        <w:rPr>
          <w:sz w:val="22"/>
          <w:szCs w:val="22"/>
        </w:rPr>
        <w:t>P</w:t>
      </w:r>
      <w:r w:rsidR="2573388D" w:rsidRPr="00934D13">
        <w:rPr>
          <w:sz w:val="22"/>
          <w:szCs w:val="22"/>
        </w:rPr>
        <w:t xml:space="preserve">ayers need the support and collaboration of their providers despite information blocking. </w:t>
      </w:r>
      <w:proofErr w:type="gramStart"/>
      <w:r w:rsidR="2573388D" w:rsidRPr="00934D13">
        <w:rPr>
          <w:sz w:val="22"/>
          <w:szCs w:val="22"/>
        </w:rPr>
        <w:t>Many</w:t>
      </w:r>
      <w:proofErr w:type="gramEnd"/>
      <w:r w:rsidR="2573388D" w:rsidRPr="00934D13">
        <w:rPr>
          <w:sz w:val="22"/>
          <w:szCs w:val="22"/>
        </w:rPr>
        <w:t xml:space="preserve"> are </w:t>
      </w:r>
      <w:r w:rsidR="00767605" w:rsidRPr="00934D13">
        <w:rPr>
          <w:sz w:val="22"/>
          <w:szCs w:val="22"/>
        </w:rPr>
        <w:t>reluctant</w:t>
      </w:r>
      <w:r w:rsidR="2573388D" w:rsidRPr="00934D13">
        <w:rPr>
          <w:sz w:val="22"/>
          <w:szCs w:val="22"/>
        </w:rPr>
        <w:t xml:space="preserve"> to submit a complaint and see this option as a last resort. Even though the Payers are not getting what they need from those providers, they </w:t>
      </w:r>
      <w:r w:rsidR="00767605" w:rsidRPr="00934D13">
        <w:rPr>
          <w:sz w:val="22"/>
          <w:szCs w:val="22"/>
        </w:rPr>
        <w:t xml:space="preserve">are </w:t>
      </w:r>
      <w:r w:rsidR="2573388D" w:rsidRPr="00934D13">
        <w:rPr>
          <w:sz w:val="22"/>
          <w:szCs w:val="22"/>
        </w:rPr>
        <w:t xml:space="preserve">unlikely to </w:t>
      </w:r>
      <w:bookmarkStart w:id="4" w:name="_Int_H5CaanhZ"/>
      <w:r w:rsidR="2573388D" w:rsidRPr="00934D13">
        <w:rPr>
          <w:sz w:val="22"/>
          <w:szCs w:val="22"/>
        </w:rPr>
        <w:t>report</w:t>
      </w:r>
      <w:bookmarkEnd w:id="4"/>
      <w:r w:rsidR="2573388D" w:rsidRPr="00934D13">
        <w:rPr>
          <w:sz w:val="22"/>
          <w:szCs w:val="22"/>
        </w:rPr>
        <w:t xml:space="preserve"> non-cooperative providers.</w:t>
      </w:r>
      <w:r w:rsidR="3F0756C6" w:rsidRPr="30CE8C4D">
        <w:rPr>
          <w:sz w:val="22"/>
          <w:szCs w:val="22"/>
        </w:rPr>
        <w:t xml:space="preserve"> </w:t>
      </w:r>
    </w:p>
    <w:p w14:paraId="781C97B9" w14:textId="0A243AC9" w:rsidR="00F85BB4" w:rsidRPr="00934D13" w:rsidRDefault="1A28D63E" w:rsidP="2462BE0A">
      <w:pPr>
        <w:rPr>
          <w:b/>
          <w:bCs/>
          <w:sz w:val="22"/>
          <w:szCs w:val="22"/>
          <w:u w:val="single"/>
        </w:rPr>
      </w:pPr>
      <w:r w:rsidRPr="00934D13">
        <w:rPr>
          <w:b/>
          <w:bCs/>
          <w:sz w:val="22"/>
          <w:szCs w:val="22"/>
          <w:u w:val="single"/>
        </w:rPr>
        <w:t>Value Based Care Organization</w:t>
      </w:r>
      <w:r w:rsidR="2EE98EE0" w:rsidRPr="00934D13">
        <w:rPr>
          <w:b/>
          <w:bCs/>
          <w:sz w:val="22"/>
          <w:szCs w:val="22"/>
          <w:u w:val="single"/>
        </w:rPr>
        <w:t>s</w:t>
      </w:r>
    </w:p>
    <w:p w14:paraId="39A29D26" w14:textId="6B42C1CF" w:rsidR="009662F8" w:rsidRPr="00934D13" w:rsidRDefault="009662F8" w:rsidP="2462BE0A">
      <w:pPr>
        <w:rPr>
          <w:b/>
          <w:sz w:val="22"/>
          <w:szCs w:val="22"/>
        </w:rPr>
      </w:pPr>
      <w:r w:rsidRPr="00934D13">
        <w:rPr>
          <w:b/>
          <w:sz w:val="22"/>
          <w:szCs w:val="22"/>
        </w:rPr>
        <w:t>Digital Health Adoption</w:t>
      </w:r>
    </w:p>
    <w:p w14:paraId="1E56F8A6" w14:textId="6B144969" w:rsidR="00F85BB4" w:rsidRPr="00934D13" w:rsidRDefault="2EE98EE0" w:rsidP="360CA326">
      <w:pPr>
        <w:rPr>
          <w:sz w:val="22"/>
          <w:szCs w:val="22"/>
        </w:rPr>
      </w:pPr>
      <w:r w:rsidRPr="00934D13">
        <w:rPr>
          <w:sz w:val="22"/>
          <w:szCs w:val="22"/>
        </w:rPr>
        <w:t>VB-1. What incentives could encourage APMs such as accountable care organizations (ACOs) or participants in Medicare Shared Savings Program (MSSP) to leverage digital health management and care navigation products more often and more effectively with their patients? What are the current obstacles preventing broader digital product adoption for patients in ACOs?</w:t>
      </w:r>
    </w:p>
    <w:p w14:paraId="2B9F0D2E" w14:textId="5D883797" w:rsidR="00977EB8" w:rsidRPr="00934D13" w:rsidRDefault="7D70877C" w:rsidP="5024B986">
      <w:pPr>
        <w:rPr>
          <w:sz w:val="22"/>
          <w:szCs w:val="22"/>
        </w:rPr>
      </w:pPr>
      <w:r>
        <w:lastRenderedPageBreak/>
        <w:br/>
      </w:r>
      <w:r w:rsidR="00977EB8" w:rsidRPr="00934D13">
        <w:rPr>
          <w:sz w:val="22"/>
          <w:szCs w:val="22"/>
        </w:rPr>
        <w:t>Providers in ACOs are in different settings (PCPs, Specialists) and using different EMRs. Most ACOs struggle with the lack of good data on specialist performance. Most specialists are paid on the fee</w:t>
      </w:r>
      <w:r w:rsidR="5BBD8462" w:rsidRPr="6049B40B" w:rsidDel="00AA713A">
        <w:rPr>
          <w:sz w:val="22"/>
          <w:szCs w:val="22"/>
        </w:rPr>
        <w:t>-</w:t>
      </w:r>
      <w:r w:rsidR="00977EB8" w:rsidRPr="00934D13">
        <w:rPr>
          <w:sz w:val="22"/>
          <w:szCs w:val="22"/>
        </w:rPr>
        <w:t>for</w:t>
      </w:r>
      <w:r w:rsidR="6103BC33" w:rsidRPr="7E309957" w:rsidDel="00AA713A">
        <w:rPr>
          <w:sz w:val="22"/>
          <w:szCs w:val="22"/>
        </w:rPr>
        <w:t>-</w:t>
      </w:r>
      <w:r w:rsidR="00977EB8" w:rsidRPr="00934D13">
        <w:rPr>
          <w:sz w:val="22"/>
          <w:szCs w:val="22"/>
        </w:rPr>
        <w:t xml:space="preserve">service </w:t>
      </w:r>
      <w:r w:rsidR="00767605" w:rsidRPr="00934D13">
        <w:rPr>
          <w:sz w:val="22"/>
          <w:szCs w:val="22"/>
        </w:rPr>
        <w:t>models</w:t>
      </w:r>
      <w:r w:rsidR="00977EB8" w:rsidRPr="00934D13">
        <w:rPr>
          <w:sz w:val="22"/>
          <w:szCs w:val="22"/>
        </w:rPr>
        <w:t xml:space="preserve"> and need financial incentives to collaborate with PCPs, especially those that are independent specialists or on different EHRs. Specialists need the financial incentive to participate and change workflows for bundled programs/referrals before they consider digital health </w:t>
      </w:r>
      <w:r w:rsidR="007A5DC0" w:rsidRPr="00934D13">
        <w:rPr>
          <w:sz w:val="22"/>
          <w:szCs w:val="22"/>
        </w:rPr>
        <w:t>adoption</w:t>
      </w:r>
      <w:r w:rsidR="00977EB8" w:rsidRPr="00934D13">
        <w:rPr>
          <w:sz w:val="22"/>
          <w:szCs w:val="22"/>
        </w:rPr>
        <w:t>.</w:t>
      </w:r>
    </w:p>
    <w:p w14:paraId="27373B48" w14:textId="77777777" w:rsidR="00AA713A" w:rsidRDefault="5D9AB244" w:rsidP="5024B986">
      <w:pPr>
        <w:rPr>
          <w:sz w:val="22"/>
          <w:szCs w:val="22"/>
        </w:rPr>
      </w:pPr>
      <w:r w:rsidRPr="0A5E04E8">
        <w:rPr>
          <w:sz w:val="22"/>
          <w:szCs w:val="22"/>
        </w:rPr>
        <w:t>CMS could offer shared savings bonuses or additional points in quality scoring frameworks (like the ACO REACH or MSSP quality metrics) based on</w:t>
      </w:r>
      <w:r w:rsidR="4DA66EA1" w:rsidRPr="0A5E04E8">
        <w:rPr>
          <w:sz w:val="22"/>
          <w:szCs w:val="22"/>
        </w:rPr>
        <w:t xml:space="preserve"> the percentage </w:t>
      </w:r>
      <w:r w:rsidRPr="0A5E04E8">
        <w:rPr>
          <w:sz w:val="22"/>
          <w:szCs w:val="22"/>
        </w:rPr>
        <w:t>of attributed lives engaging through digital care navigation platforms</w:t>
      </w:r>
      <w:r w:rsidR="7628F7D1" w:rsidRPr="0A5E04E8">
        <w:rPr>
          <w:sz w:val="22"/>
          <w:szCs w:val="22"/>
        </w:rPr>
        <w:t xml:space="preserve"> and/or the percentage </w:t>
      </w:r>
      <w:r w:rsidRPr="0A5E04E8">
        <w:rPr>
          <w:sz w:val="22"/>
          <w:szCs w:val="22"/>
        </w:rPr>
        <w:t>of remote patient monitoring (RPM) utilization in chronic condition cohorts</w:t>
      </w:r>
      <w:proofErr w:type="gramStart"/>
      <w:r w:rsidRPr="0A5E04E8">
        <w:rPr>
          <w:sz w:val="22"/>
          <w:szCs w:val="22"/>
        </w:rPr>
        <w:t>.</w:t>
      </w:r>
      <w:r w:rsidR="7EF045AB" w:rsidRPr="0A5E04E8">
        <w:rPr>
          <w:sz w:val="22"/>
          <w:szCs w:val="22"/>
        </w:rPr>
        <w:t xml:space="preserve"> </w:t>
      </w:r>
      <w:r w:rsidRPr="0A5E04E8">
        <w:rPr>
          <w:sz w:val="22"/>
          <w:szCs w:val="22"/>
        </w:rPr>
        <w:t xml:space="preserve"> </w:t>
      </w:r>
      <w:proofErr w:type="gramEnd"/>
      <w:r w:rsidRPr="0A5E04E8">
        <w:rPr>
          <w:sz w:val="22"/>
          <w:szCs w:val="22"/>
        </w:rPr>
        <w:t xml:space="preserve">Patient-reported outcomes or satisfaction </w:t>
      </w:r>
      <w:r w:rsidR="7DC80B0F" w:rsidRPr="0A5E04E8">
        <w:rPr>
          <w:sz w:val="22"/>
          <w:szCs w:val="22"/>
        </w:rPr>
        <w:t xml:space="preserve">could also be tracked </w:t>
      </w:r>
      <w:r w:rsidR="14A01066" w:rsidRPr="0A5E04E8">
        <w:rPr>
          <w:sz w:val="22"/>
          <w:szCs w:val="22"/>
        </w:rPr>
        <w:t>through</w:t>
      </w:r>
      <w:r w:rsidRPr="0A5E04E8">
        <w:rPr>
          <w:sz w:val="22"/>
          <w:szCs w:val="22"/>
        </w:rPr>
        <w:t xml:space="preserve"> digital platforms</w:t>
      </w:r>
      <w:r w:rsidR="61958057" w:rsidRPr="0A5E04E8">
        <w:rPr>
          <w:sz w:val="22"/>
          <w:szCs w:val="22"/>
        </w:rPr>
        <w:t xml:space="preserve"> quite easily. </w:t>
      </w:r>
      <w:r w:rsidR="2EE98EE0">
        <w:br/>
      </w:r>
      <w:r w:rsidR="14A01066" w:rsidRPr="0A5E04E8">
        <w:rPr>
          <w:sz w:val="22"/>
          <w:szCs w:val="22"/>
        </w:rPr>
        <w:t xml:space="preserve"> </w:t>
      </w:r>
      <w:r w:rsidR="2EE98EE0">
        <w:br/>
      </w:r>
      <w:r w:rsidR="48AC2A39" w:rsidRPr="0A5E04E8">
        <w:rPr>
          <w:sz w:val="22"/>
          <w:szCs w:val="22"/>
        </w:rPr>
        <w:t>Additionally, CMS could o</w:t>
      </w:r>
      <w:r w:rsidR="14A01066" w:rsidRPr="0A5E04E8">
        <w:rPr>
          <w:sz w:val="22"/>
          <w:szCs w:val="22"/>
        </w:rPr>
        <w:t>ffer</w:t>
      </w:r>
      <w:r w:rsidRPr="0A5E04E8">
        <w:rPr>
          <w:sz w:val="22"/>
          <w:szCs w:val="22"/>
        </w:rPr>
        <w:t xml:space="preserve"> incentives or reduce reporting burdens for ACOs who implement certified platforms that integrate with CMS APIs or claim-based data systems to support real-time patient identification, gaps in care, and SDOH risk scoring</w:t>
      </w:r>
      <w:r w:rsidR="1CAEAFCA" w:rsidRPr="0A5E04E8">
        <w:rPr>
          <w:sz w:val="22"/>
          <w:szCs w:val="22"/>
        </w:rPr>
        <w:t xml:space="preserve">, and/or participate in information sharing via state HIEs. </w:t>
      </w:r>
      <w:r w:rsidR="2EE98EE0">
        <w:br/>
      </w:r>
      <w:r w:rsidRPr="0A5E04E8">
        <w:rPr>
          <w:sz w:val="22"/>
          <w:szCs w:val="22"/>
        </w:rPr>
        <w:t xml:space="preserve"> </w:t>
      </w:r>
      <w:r w:rsidR="2EE98EE0">
        <w:br/>
      </w:r>
      <w:r w:rsidR="70E474C9" w:rsidRPr="0A5E04E8">
        <w:rPr>
          <w:sz w:val="22"/>
          <w:szCs w:val="22"/>
        </w:rPr>
        <w:t>CMS could p</w:t>
      </w:r>
      <w:r w:rsidR="14A01066" w:rsidRPr="0A5E04E8">
        <w:rPr>
          <w:sz w:val="22"/>
          <w:szCs w:val="22"/>
        </w:rPr>
        <w:t>rovide</w:t>
      </w:r>
      <w:r w:rsidRPr="0A5E04E8">
        <w:rPr>
          <w:sz w:val="22"/>
          <w:szCs w:val="22"/>
        </w:rPr>
        <w:t xml:space="preserve"> funding or partnerships for digital literacy programs or device subsidies for underserved populations, which would enable ACOs to broaden equitable access to digital platforms.</w:t>
      </w:r>
    </w:p>
    <w:p w14:paraId="0FC617AD" w14:textId="38FC99E3" w:rsidR="00EE14F1" w:rsidRPr="00934D13" w:rsidRDefault="42A39B06" w:rsidP="5024B986">
      <w:pPr>
        <w:rPr>
          <w:sz w:val="22"/>
          <w:szCs w:val="22"/>
        </w:rPr>
      </w:pPr>
      <w:r w:rsidRPr="0A5E04E8">
        <w:rPr>
          <w:sz w:val="22"/>
          <w:szCs w:val="22"/>
        </w:rPr>
        <w:t xml:space="preserve">As to current obstacles, providers in ACOs are in different settings (PCPs, Specialists) and </w:t>
      </w:r>
      <w:r w:rsidR="0EF1F0C3" w:rsidRPr="0A5E04E8">
        <w:rPr>
          <w:sz w:val="22"/>
          <w:szCs w:val="22"/>
        </w:rPr>
        <w:t xml:space="preserve">are often </w:t>
      </w:r>
      <w:r w:rsidRPr="0A5E04E8">
        <w:rPr>
          <w:sz w:val="22"/>
          <w:szCs w:val="22"/>
        </w:rPr>
        <w:t>using different EMRs. Most ACOs struggle with the lack of good data on specialist performance. Most specialists are paid on the fee-for-service models and need financial incentives to collaborate with PCPs, especially those that are independent specialists or on different EHRs. Specialists need the financial incentive to participate and change workflows for bundled programs/referrals before they consider digital health adoption.</w:t>
      </w:r>
      <w:r w:rsidR="00AA713A">
        <w:br/>
      </w:r>
      <w:r w:rsidR="5D9AB244" w:rsidRPr="0A5E04E8">
        <w:rPr>
          <w:sz w:val="22"/>
          <w:szCs w:val="22"/>
        </w:rPr>
        <w:t xml:space="preserve"> </w:t>
      </w:r>
      <w:r w:rsidR="00AA713A">
        <w:br/>
      </w:r>
      <w:r w:rsidR="104ED800" w:rsidRPr="0A5E04E8">
        <w:rPr>
          <w:sz w:val="22"/>
          <w:szCs w:val="22"/>
        </w:rPr>
        <w:t>VB-2.</w:t>
      </w:r>
      <w:r w:rsidR="00844932" w:rsidRPr="00934D13">
        <w:rPr>
          <w:sz w:val="22"/>
          <w:szCs w:val="22"/>
        </w:rPr>
        <w:t xml:space="preserve"> How can key themes and technologies such as artificial intelligence, population health analytics, risk stratification, care coordination, usability, quality measurement, and patient engagement be better integrated into APM requirements?</w:t>
      </w:r>
    </w:p>
    <w:p w14:paraId="4570D309" w14:textId="77777777" w:rsidR="000B1518" w:rsidRPr="00934D13" w:rsidRDefault="000B1518" w:rsidP="000B1518">
      <w:pPr>
        <w:rPr>
          <w:sz w:val="22"/>
          <w:szCs w:val="22"/>
          <w:u w:val="single"/>
        </w:rPr>
      </w:pPr>
      <w:r w:rsidRPr="00934D13">
        <w:rPr>
          <w:sz w:val="22"/>
          <w:szCs w:val="22"/>
          <w:u w:val="single"/>
        </w:rPr>
        <w:t>Encourage Clinical Decision Support (CDS) via AI</w:t>
      </w:r>
    </w:p>
    <w:p w14:paraId="464E16B1" w14:textId="711F8B9F" w:rsidR="000B1518" w:rsidRPr="00934D13" w:rsidRDefault="000B1518" w:rsidP="000B1518">
      <w:pPr>
        <w:rPr>
          <w:sz w:val="22"/>
          <w:szCs w:val="22"/>
        </w:rPr>
      </w:pPr>
      <w:r w:rsidRPr="00934D13">
        <w:rPr>
          <w:sz w:val="22"/>
          <w:szCs w:val="22"/>
        </w:rPr>
        <w:t>CMS should explicitly allow and incentivize AI-enabled decision support tools that assist providers in identifying gaps in care, predicting hospitalizations, or coding accurately (e.g., AI-powered risk adjustment coding or claims generation tools).</w:t>
      </w:r>
    </w:p>
    <w:p w14:paraId="3CC968A1" w14:textId="77777777" w:rsidR="000B1518" w:rsidRPr="00934D13" w:rsidRDefault="000B1518" w:rsidP="000B1518">
      <w:pPr>
        <w:rPr>
          <w:sz w:val="22"/>
          <w:szCs w:val="22"/>
          <w:u w:val="single"/>
        </w:rPr>
      </w:pPr>
      <w:r w:rsidRPr="00934D13">
        <w:rPr>
          <w:sz w:val="22"/>
          <w:szCs w:val="22"/>
          <w:u w:val="single"/>
        </w:rPr>
        <w:t>Incorporate Risk Stratification as a Core APM Activity</w:t>
      </w:r>
    </w:p>
    <w:p w14:paraId="79CDF3D4" w14:textId="5B45CC55" w:rsidR="000B1518" w:rsidRPr="00934D13" w:rsidRDefault="000B1518" w:rsidP="000B1518">
      <w:pPr>
        <w:rPr>
          <w:sz w:val="22"/>
          <w:szCs w:val="22"/>
        </w:rPr>
      </w:pPr>
      <w:r w:rsidRPr="00934D13">
        <w:rPr>
          <w:sz w:val="22"/>
          <w:szCs w:val="22"/>
        </w:rPr>
        <w:t>Require ACOs to demonstrate a tech-enabled risk stratification approach to identify rising-risk patients, not just high-cost cohorts. Incentivize use of tools that combine claims, EHR, and SDOH data for better targeting.</w:t>
      </w:r>
      <w:r w:rsidR="0EF1F0C3" w:rsidRPr="0A5E04E8">
        <w:rPr>
          <w:sz w:val="22"/>
          <w:szCs w:val="22"/>
        </w:rPr>
        <w:t xml:space="preserve"> Third-party software could easily be developed to facilitate this.</w:t>
      </w:r>
    </w:p>
    <w:p w14:paraId="6D100EB0" w14:textId="77777777" w:rsidR="000B1518" w:rsidRPr="00934D13" w:rsidRDefault="000B1518" w:rsidP="000B1518">
      <w:pPr>
        <w:rPr>
          <w:sz w:val="22"/>
          <w:szCs w:val="22"/>
          <w:u w:val="single"/>
        </w:rPr>
      </w:pPr>
      <w:r w:rsidRPr="00934D13">
        <w:rPr>
          <w:sz w:val="22"/>
          <w:szCs w:val="22"/>
          <w:u w:val="single"/>
        </w:rPr>
        <w:lastRenderedPageBreak/>
        <w:t>Enable API-Based Care Team Integration</w:t>
      </w:r>
    </w:p>
    <w:p w14:paraId="3D4F234F" w14:textId="137CBF25" w:rsidR="000B1518" w:rsidRPr="00934D13" w:rsidRDefault="000B1518" w:rsidP="000B1518">
      <w:pPr>
        <w:rPr>
          <w:sz w:val="22"/>
          <w:szCs w:val="22"/>
        </w:rPr>
      </w:pPr>
      <w:r w:rsidRPr="00934D13">
        <w:rPr>
          <w:sz w:val="22"/>
          <w:szCs w:val="22"/>
        </w:rPr>
        <w:t>CMS should set interoperability standards that allow APM participants to connect external vendor tools (care navigation, RPM, behavioral health) into shared care plans via FHIR APIs.</w:t>
      </w:r>
    </w:p>
    <w:p w14:paraId="200A6F42" w14:textId="77777777" w:rsidR="000B1518" w:rsidRPr="00934D13" w:rsidRDefault="000B1518" w:rsidP="000B1518">
      <w:pPr>
        <w:rPr>
          <w:sz w:val="22"/>
          <w:szCs w:val="22"/>
          <w:u w:val="single"/>
        </w:rPr>
      </w:pPr>
      <w:r w:rsidRPr="00934D13">
        <w:rPr>
          <w:sz w:val="22"/>
          <w:szCs w:val="22"/>
          <w:u w:val="single"/>
        </w:rPr>
        <w:t>Tie Member Engagement Metrics to Shared Savings</w:t>
      </w:r>
    </w:p>
    <w:p w14:paraId="4C63E984" w14:textId="4B5AFD7C" w:rsidR="00F85BB4" w:rsidRPr="00934D13" w:rsidRDefault="000B1518" w:rsidP="2462BE0A">
      <w:pPr>
        <w:rPr>
          <w:sz w:val="22"/>
          <w:szCs w:val="22"/>
        </w:rPr>
      </w:pPr>
      <w:r w:rsidRPr="00934D13">
        <w:rPr>
          <w:sz w:val="22"/>
          <w:szCs w:val="22"/>
        </w:rPr>
        <w:t>Require APMs to report patient engagement metrics—such as portal logins, completion of digital assessments, or interaction with care navigators—and reward ACOs that achieve high engagement in underserved populations.</w:t>
      </w:r>
    </w:p>
    <w:p w14:paraId="1460C7DE" w14:textId="77777777" w:rsidR="00CE17AB" w:rsidRPr="00934D13" w:rsidRDefault="00CE17AB" w:rsidP="2462BE0A">
      <w:pPr>
        <w:rPr>
          <w:b/>
          <w:bCs/>
          <w:sz w:val="22"/>
          <w:szCs w:val="22"/>
          <w:u w:val="single"/>
        </w:rPr>
      </w:pPr>
    </w:p>
    <w:p w14:paraId="5AB79BEF" w14:textId="06CD7DD3" w:rsidR="00F85BB4" w:rsidRPr="00934D13" w:rsidRDefault="00CE17AB" w:rsidP="2462BE0A">
      <w:pPr>
        <w:rPr>
          <w:sz w:val="22"/>
          <w:szCs w:val="22"/>
        </w:rPr>
      </w:pPr>
      <w:r w:rsidRPr="00934D13">
        <w:rPr>
          <w:sz w:val="22"/>
          <w:szCs w:val="22"/>
        </w:rPr>
        <w:t>VB-3. What are essential health IT capabilities for value-based care arrangements?</w:t>
      </w:r>
    </w:p>
    <w:p w14:paraId="65F30ADA" w14:textId="62147EB0" w:rsidR="00534B1D" w:rsidRPr="00934D13" w:rsidRDefault="00534B1D" w:rsidP="00534B1D">
      <w:pPr>
        <w:rPr>
          <w:sz w:val="22"/>
          <w:szCs w:val="22"/>
        </w:rPr>
      </w:pPr>
      <w:r w:rsidRPr="00934D13">
        <w:rPr>
          <w:sz w:val="22"/>
          <w:szCs w:val="22"/>
        </w:rPr>
        <w:t xml:space="preserve">VBC stakeholders need the ability to seamlessly ingest and normalize data from EHRs, claims, labs, HIEs, and patient-generated sources (e.g., wearables) because providers and </w:t>
      </w:r>
      <w:r w:rsidR="1644B1CE" w:rsidRPr="0A5E04E8">
        <w:rPr>
          <w:sz w:val="22"/>
          <w:szCs w:val="22"/>
        </w:rPr>
        <w:t>payers</w:t>
      </w:r>
      <w:r w:rsidRPr="00934D13">
        <w:rPr>
          <w:sz w:val="22"/>
          <w:szCs w:val="22"/>
        </w:rPr>
        <w:t xml:space="preserve"> require a longitudinal, unified patient record across care settings to enable timely interventions and risk identification. </w:t>
      </w:r>
      <w:r w:rsidR="4417733B" w:rsidRPr="0A5E04E8">
        <w:rPr>
          <w:sz w:val="22"/>
          <w:szCs w:val="22"/>
        </w:rPr>
        <w:t>Continued expansion of FHIR API adoption could support this</w:t>
      </w:r>
      <w:r w:rsidR="0EF1F0C3" w:rsidRPr="0A5E04E8">
        <w:rPr>
          <w:sz w:val="22"/>
          <w:szCs w:val="22"/>
        </w:rPr>
        <w:t>; however, it will require high quality third-party software to integrate this data and avoid the already-present issue of information overload.</w:t>
      </w:r>
    </w:p>
    <w:p w14:paraId="30222C8F" w14:textId="634CB118" w:rsidR="00534B1D" w:rsidRPr="00934D13" w:rsidRDefault="0088715B" w:rsidP="00534B1D">
      <w:pPr>
        <w:rPr>
          <w:sz w:val="22"/>
          <w:szCs w:val="22"/>
        </w:rPr>
      </w:pPr>
      <w:r w:rsidRPr="00934D13">
        <w:rPr>
          <w:sz w:val="22"/>
          <w:szCs w:val="22"/>
        </w:rPr>
        <w:t>Stakeholders</w:t>
      </w:r>
      <w:r w:rsidR="00534B1D" w:rsidRPr="00934D13">
        <w:rPr>
          <w:sz w:val="22"/>
          <w:szCs w:val="22"/>
        </w:rPr>
        <w:t xml:space="preserve"> need tools to collect, structure, and act on SDOH inputs (e.g., food insecurity, housing instability) from patients and care teams. </w:t>
      </w:r>
      <w:r w:rsidR="00534B1D" w:rsidRPr="7F4D3E8F">
        <w:rPr>
          <w:sz w:val="22"/>
          <w:szCs w:val="22"/>
        </w:rPr>
        <w:t>SDOH</w:t>
      </w:r>
      <w:r w:rsidR="760F140C" w:rsidRPr="7F4D3E8F">
        <w:rPr>
          <w:sz w:val="22"/>
          <w:szCs w:val="22"/>
        </w:rPr>
        <w:t>s</w:t>
      </w:r>
      <w:r w:rsidR="00534B1D" w:rsidRPr="00934D13">
        <w:rPr>
          <w:sz w:val="22"/>
          <w:szCs w:val="22"/>
        </w:rPr>
        <w:t xml:space="preserve"> are key drivers of outcomes and </w:t>
      </w:r>
      <w:r w:rsidR="00C1744D" w:rsidRPr="00934D13">
        <w:rPr>
          <w:sz w:val="22"/>
          <w:szCs w:val="22"/>
        </w:rPr>
        <w:t>costs</w:t>
      </w:r>
      <w:r w:rsidR="000E7E76" w:rsidRPr="00934D13">
        <w:rPr>
          <w:sz w:val="22"/>
          <w:szCs w:val="22"/>
        </w:rPr>
        <w:t>,</w:t>
      </w:r>
      <w:r w:rsidR="00C1744D" w:rsidRPr="00934D13">
        <w:rPr>
          <w:sz w:val="22"/>
          <w:szCs w:val="22"/>
        </w:rPr>
        <w:t xml:space="preserve"> </w:t>
      </w:r>
      <w:r w:rsidR="00534B1D" w:rsidRPr="00934D13">
        <w:rPr>
          <w:sz w:val="22"/>
          <w:szCs w:val="22"/>
        </w:rPr>
        <w:t>especially for Medicaid and underserved Medicare populations. To improve the use of SDOH data, CMS could integrate SDOH into risk adjustment models and incentivize interoperable tools that document and address these factors.</w:t>
      </w:r>
    </w:p>
    <w:p w14:paraId="3D502832" w14:textId="789759E7" w:rsidR="00CE17AB" w:rsidRPr="00934D13" w:rsidRDefault="0040400D" w:rsidP="2462BE0A">
      <w:pPr>
        <w:rPr>
          <w:sz w:val="22"/>
          <w:szCs w:val="22"/>
        </w:rPr>
      </w:pPr>
      <w:r w:rsidRPr="00934D13">
        <w:rPr>
          <w:sz w:val="22"/>
          <w:szCs w:val="22"/>
        </w:rPr>
        <w:t>They also</w:t>
      </w:r>
      <w:r w:rsidR="00534B1D" w:rsidRPr="00934D13">
        <w:rPr>
          <w:sz w:val="22"/>
          <w:szCs w:val="22"/>
        </w:rPr>
        <w:t xml:space="preserve"> need real-time dashboards showing APM performance across quality, cost, risk scores, and patient engagement. VBC participants need </w:t>
      </w:r>
      <w:r w:rsidR="00932563" w:rsidRPr="00934D13">
        <w:rPr>
          <w:sz w:val="22"/>
          <w:szCs w:val="22"/>
        </w:rPr>
        <w:t xml:space="preserve">a </w:t>
      </w:r>
      <w:r w:rsidR="00534B1D" w:rsidRPr="00934D13">
        <w:rPr>
          <w:sz w:val="22"/>
          <w:szCs w:val="22"/>
        </w:rPr>
        <w:t xml:space="preserve">clear </w:t>
      </w:r>
      <w:bookmarkStart w:id="5" w:name="_Int_1IbZiaOL"/>
      <w:r w:rsidR="00534B1D" w:rsidRPr="00934D13">
        <w:rPr>
          <w:sz w:val="22"/>
          <w:szCs w:val="22"/>
        </w:rPr>
        <w:t>line-of-sight</w:t>
      </w:r>
      <w:bookmarkEnd w:id="5"/>
      <w:r w:rsidR="00534B1D" w:rsidRPr="00934D13">
        <w:rPr>
          <w:sz w:val="22"/>
          <w:szCs w:val="22"/>
        </w:rPr>
        <w:t xml:space="preserve"> into their performance to drive operational and clinical </w:t>
      </w:r>
      <w:r w:rsidR="00680FDE" w:rsidRPr="00934D13">
        <w:rPr>
          <w:sz w:val="22"/>
          <w:szCs w:val="22"/>
        </w:rPr>
        <w:t>changes</w:t>
      </w:r>
      <w:r w:rsidR="00534B1D" w:rsidRPr="00934D13">
        <w:rPr>
          <w:sz w:val="22"/>
          <w:szCs w:val="22"/>
        </w:rPr>
        <w:t xml:space="preserve">. CMS could provide standardized APIs for claim-level APM performance data to be visualized </w:t>
      </w:r>
      <w:bookmarkStart w:id="6" w:name="_Int_MVlS57Cm"/>
      <w:r w:rsidR="00534B1D" w:rsidRPr="00934D13">
        <w:rPr>
          <w:sz w:val="22"/>
          <w:szCs w:val="22"/>
        </w:rPr>
        <w:t>in</w:t>
      </w:r>
      <w:bookmarkEnd w:id="6"/>
      <w:r w:rsidR="00534B1D" w:rsidRPr="00934D13">
        <w:rPr>
          <w:sz w:val="22"/>
          <w:szCs w:val="22"/>
        </w:rPr>
        <w:t xml:space="preserve"> third-party platforms.</w:t>
      </w:r>
    </w:p>
    <w:p w14:paraId="7C8F3119" w14:textId="469C11A9" w:rsidR="00E84B39" w:rsidRPr="00934D13" w:rsidRDefault="0040400D" w:rsidP="00534B1D">
      <w:pPr>
        <w:rPr>
          <w:sz w:val="22"/>
          <w:szCs w:val="22"/>
        </w:rPr>
      </w:pPr>
      <w:r w:rsidRPr="00934D13">
        <w:rPr>
          <w:sz w:val="22"/>
          <w:szCs w:val="22"/>
        </w:rPr>
        <w:t xml:space="preserve">Finally, </w:t>
      </w:r>
      <w:r w:rsidR="003625C0" w:rsidRPr="00934D13">
        <w:rPr>
          <w:sz w:val="22"/>
          <w:szCs w:val="22"/>
        </w:rPr>
        <w:t>VBC stakeholders need</w:t>
      </w:r>
      <w:r w:rsidRPr="00934D13">
        <w:rPr>
          <w:sz w:val="22"/>
          <w:szCs w:val="22"/>
        </w:rPr>
        <w:t xml:space="preserve"> </w:t>
      </w:r>
      <w:r w:rsidR="00E84B39" w:rsidRPr="00934D13">
        <w:rPr>
          <w:sz w:val="22"/>
          <w:szCs w:val="22"/>
        </w:rPr>
        <w:t xml:space="preserve">ADT messages/pings within the care manager or nurse workflow. </w:t>
      </w:r>
      <w:r w:rsidR="21462FCC" w:rsidRPr="0A5E04E8">
        <w:rPr>
          <w:sz w:val="22"/>
          <w:szCs w:val="22"/>
        </w:rPr>
        <w:t>ADT</w:t>
      </w:r>
      <w:r w:rsidR="0EF1F0C3" w:rsidRPr="0A5E04E8">
        <w:rPr>
          <w:sz w:val="22"/>
          <w:szCs w:val="22"/>
        </w:rPr>
        <w:t>s</w:t>
      </w:r>
      <w:r w:rsidR="00E84B39" w:rsidRPr="00934D13">
        <w:rPr>
          <w:sz w:val="22"/>
          <w:szCs w:val="22"/>
        </w:rPr>
        <w:t xml:space="preserve"> alert when a patient is admitted or discharged from a hospital setting. ACOs with nurses that </w:t>
      </w:r>
      <w:r w:rsidR="00326C36" w:rsidRPr="00934D13">
        <w:rPr>
          <w:sz w:val="22"/>
          <w:szCs w:val="22"/>
        </w:rPr>
        <w:t>oversee</w:t>
      </w:r>
      <w:r w:rsidR="00E84B39" w:rsidRPr="00934D13">
        <w:rPr>
          <w:sz w:val="22"/>
          <w:szCs w:val="22"/>
        </w:rPr>
        <w:t xml:space="preserve"> </w:t>
      </w:r>
      <w:r w:rsidR="3ACD21F6" w:rsidRPr="0A5E04E8">
        <w:rPr>
          <w:sz w:val="22"/>
          <w:szCs w:val="22"/>
        </w:rPr>
        <w:t xml:space="preserve">a </w:t>
      </w:r>
      <w:r w:rsidR="00E84B39" w:rsidRPr="00934D13">
        <w:rPr>
          <w:sz w:val="22"/>
          <w:szCs w:val="22"/>
        </w:rPr>
        <w:t>panel of patients have faster follow up care post discharge</w:t>
      </w:r>
      <w:r w:rsidR="3ACD21F6" w:rsidRPr="0A5E04E8">
        <w:rPr>
          <w:sz w:val="22"/>
          <w:szCs w:val="22"/>
        </w:rPr>
        <w:t>.</w:t>
      </w:r>
    </w:p>
    <w:p w14:paraId="077DA3FF" w14:textId="6C10134E" w:rsidR="0029730D" w:rsidRPr="00934D13" w:rsidRDefault="0029730D" w:rsidP="2462BE0A">
      <w:pPr>
        <w:rPr>
          <w:sz w:val="22"/>
          <w:szCs w:val="22"/>
        </w:rPr>
      </w:pPr>
      <w:r w:rsidRPr="00934D13">
        <w:rPr>
          <w:sz w:val="22"/>
          <w:szCs w:val="22"/>
        </w:rPr>
        <w:t>VB-4. What are the essential data types needed for successful participation in value-based care arrangements?</w:t>
      </w:r>
    </w:p>
    <w:p w14:paraId="6CCB7DEF" w14:textId="77777777" w:rsidR="00403D56" w:rsidRPr="00934D13" w:rsidRDefault="00403D56" w:rsidP="00403D56">
      <w:pPr>
        <w:rPr>
          <w:sz w:val="22"/>
          <w:szCs w:val="22"/>
        </w:rPr>
      </w:pPr>
      <w:r w:rsidRPr="00934D13">
        <w:rPr>
          <w:sz w:val="22"/>
          <w:szCs w:val="22"/>
          <w:u w:val="single"/>
        </w:rPr>
        <w:t>Clinical Data</w:t>
      </w:r>
      <w:r w:rsidRPr="00934D13">
        <w:rPr>
          <w:sz w:val="22"/>
          <w:szCs w:val="22"/>
        </w:rPr>
        <w:t xml:space="preserve"> - Forms the basis for clinical decision-making, HCC risk adjustment, and care gap identification.</w:t>
      </w:r>
    </w:p>
    <w:p w14:paraId="15C3D26C" w14:textId="4E1DEAF4" w:rsidR="00403D56" w:rsidRPr="00934D13" w:rsidRDefault="00403D56" w:rsidP="2FC7B195">
      <w:pPr>
        <w:pStyle w:val="ListParagraph"/>
        <w:numPr>
          <w:ilvl w:val="0"/>
          <w:numId w:val="15"/>
        </w:numPr>
      </w:pPr>
      <w:r w:rsidRPr="00934D13">
        <w:rPr>
          <w:sz w:val="22"/>
          <w:szCs w:val="22"/>
        </w:rPr>
        <w:t>Sources: EHRs, labs, imaging systems</w:t>
      </w:r>
    </w:p>
    <w:p w14:paraId="146C39AD" w14:textId="77777777" w:rsidR="00403D56" w:rsidRPr="00934D13" w:rsidRDefault="00403D56" w:rsidP="2FC7B195">
      <w:pPr>
        <w:pStyle w:val="ListParagraph"/>
        <w:numPr>
          <w:ilvl w:val="0"/>
          <w:numId w:val="15"/>
        </w:numPr>
      </w:pPr>
      <w:r w:rsidRPr="00934D13">
        <w:rPr>
          <w:sz w:val="22"/>
          <w:szCs w:val="22"/>
        </w:rPr>
        <w:t>Key Elements: Diagnoses (ICD-10 codes, problem lists), procedures (CPT, HCPCS codes), medications (prescribed and administered), vital signs and biometric data, provider notes (structured and unstructured)</w:t>
      </w:r>
    </w:p>
    <w:p w14:paraId="2B2594DC" w14:textId="77777777" w:rsidR="00403D56" w:rsidRPr="00934D13" w:rsidRDefault="00403D56" w:rsidP="00403D56">
      <w:pPr>
        <w:rPr>
          <w:sz w:val="22"/>
          <w:szCs w:val="22"/>
        </w:rPr>
      </w:pPr>
      <w:r w:rsidRPr="00934D13">
        <w:rPr>
          <w:sz w:val="22"/>
          <w:szCs w:val="22"/>
          <w:u w:val="single"/>
        </w:rPr>
        <w:lastRenderedPageBreak/>
        <w:t>Claims and Encounter Data</w:t>
      </w:r>
      <w:r w:rsidRPr="00934D13">
        <w:rPr>
          <w:sz w:val="22"/>
          <w:szCs w:val="22"/>
        </w:rPr>
        <w:t xml:space="preserve"> - Enables financial benchmarking, cost prediction, and population-level utilization analysis.</w:t>
      </w:r>
    </w:p>
    <w:p w14:paraId="5BCC7E3B" w14:textId="7964465D" w:rsidR="00403D56" w:rsidRPr="00934D13" w:rsidRDefault="00403D56" w:rsidP="580D3387">
      <w:pPr>
        <w:pStyle w:val="ListParagraph"/>
        <w:numPr>
          <w:ilvl w:val="0"/>
          <w:numId w:val="14"/>
        </w:numPr>
      </w:pPr>
      <w:r w:rsidRPr="00934D13">
        <w:rPr>
          <w:sz w:val="22"/>
          <w:szCs w:val="22"/>
        </w:rPr>
        <w:t xml:space="preserve">Sources: Medicare/MCO claims, </w:t>
      </w:r>
      <w:r w:rsidR="00C1744D" w:rsidRPr="00934D13">
        <w:rPr>
          <w:sz w:val="22"/>
          <w:szCs w:val="22"/>
        </w:rPr>
        <w:t>clearing houses</w:t>
      </w:r>
      <w:r w:rsidRPr="00934D13">
        <w:rPr>
          <w:sz w:val="22"/>
          <w:szCs w:val="22"/>
        </w:rPr>
        <w:t>, payers</w:t>
      </w:r>
    </w:p>
    <w:p w14:paraId="4F13941F" w14:textId="2438CAFE" w:rsidR="00403D56" w:rsidRPr="00934D13" w:rsidRDefault="00403D56" w:rsidP="580D3387">
      <w:pPr>
        <w:pStyle w:val="ListParagraph"/>
        <w:numPr>
          <w:ilvl w:val="0"/>
          <w:numId w:val="14"/>
        </w:numPr>
      </w:pPr>
      <w:r w:rsidRPr="00934D13">
        <w:rPr>
          <w:sz w:val="22"/>
          <w:szCs w:val="22"/>
        </w:rPr>
        <w:t xml:space="preserve">Key Elements: Claims (inpatient, outpatient, pharmacy, and SNF), cost/utilization patterns, diagnosis and procedure codes tied to payment, timestamps for services </w:t>
      </w:r>
      <w:r w:rsidR="00EE337F" w:rsidRPr="00934D13">
        <w:rPr>
          <w:sz w:val="22"/>
          <w:szCs w:val="22"/>
        </w:rPr>
        <w:t>rendered.</w:t>
      </w:r>
    </w:p>
    <w:p w14:paraId="7E4B20BD" w14:textId="77777777" w:rsidR="00403D56" w:rsidRPr="00934D13" w:rsidRDefault="00403D56" w:rsidP="00403D56">
      <w:pPr>
        <w:rPr>
          <w:sz w:val="22"/>
          <w:szCs w:val="22"/>
        </w:rPr>
      </w:pPr>
      <w:r w:rsidRPr="00934D13">
        <w:rPr>
          <w:sz w:val="22"/>
          <w:szCs w:val="22"/>
          <w:u w:val="single"/>
        </w:rPr>
        <w:t>Quality and Outcomes Data</w:t>
      </w:r>
      <w:r w:rsidRPr="00934D13">
        <w:rPr>
          <w:sz w:val="22"/>
          <w:szCs w:val="22"/>
        </w:rPr>
        <w:t xml:space="preserve"> - Core to performance scoring in APMs; supports provider accountability and improvement tracking.</w:t>
      </w:r>
    </w:p>
    <w:p w14:paraId="2333DE09" w14:textId="77777777" w:rsidR="00403D56" w:rsidRPr="00934D13" w:rsidRDefault="00403D56" w:rsidP="6CFD6095">
      <w:pPr>
        <w:pStyle w:val="ListParagraph"/>
        <w:numPr>
          <w:ilvl w:val="0"/>
          <w:numId w:val="13"/>
        </w:numPr>
      </w:pPr>
      <w:r w:rsidRPr="00934D13">
        <w:rPr>
          <w:sz w:val="22"/>
          <w:szCs w:val="22"/>
        </w:rPr>
        <w:t>Sources: eCQM reporting tools, registries, digital apps</w:t>
      </w:r>
    </w:p>
    <w:p w14:paraId="17D9BDFD" w14:textId="77777777" w:rsidR="00403D56" w:rsidRPr="00934D13" w:rsidRDefault="00403D56" w:rsidP="6CFD6095">
      <w:pPr>
        <w:pStyle w:val="ListParagraph"/>
        <w:numPr>
          <w:ilvl w:val="0"/>
          <w:numId w:val="13"/>
        </w:numPr>
      </w:pPr>
      <w:r w:rsidRPr="00934D13">
        <w:rPr>
          <w:sz w:val="22"/>
          <w:szCs w:val="22"/>
        </w:rPr>
        <w:t>Key Elements: Preventive screening adherence, chronic condition management metrics (e.g., A1c, BP), readmission rates, ED visits, mortality rates, PROMs (Patient-Reported Outcome Measures)</w:t>
      </w:r>
    </w:p>
    <w:p w14:paraId="7D7BF36F" w14:textId="77777777" w:rsidR="00403D56" w:rsidRPr="00934D13" w:rsidRDefault="00403D56" w:rsidP="00403D56">
      <w:pPr>
        <w:rPr>
          <w:sz w:val="22"/>
          <w:szCs w:val="22"/>
        </w:rPr>
      </w:pPr>
      <w:r w:rsidRPr="00934D13">
        <w:rPr>
          <w:sz w:val="22"/>
          <w:szCs w:val="22"/>
          <w:u w:val="single"/>
        </w:rPr>
        <w:t>Risk and Stratification Data</w:t>
      </w:r>
      <w:r w:rsidRPr="00934D13">
        <w:rPr>
          <w:sz w:val="22"/>
          <w:szCs w:val="22"/>
        </w:rPr>
        <w:t xml:space="preserve"> - Identifies who needs intervention and justifies care intensity/resource allocation.</w:t>
      </w:r>
    </w:p>
    <w:p w14:paraId="1736EFC0" w14:textId="0271B931" w:rsidR="00403D56" w:rsidRPr="00934D13" w:rsidRDefault="00403D56" w:rsidP="09B379C8">
      <w:pPr>
        <w:pStyle w:val="ListParagraph"/>
        <w:numPr>
          <w:ilvl w:val="0"/>
          <w:numId w:val="12"/>
        </w:numPr>
      </w:pPr>
      <w:r w:rsidRPr="00934D13">
        <w:rPr>
          <w:sz w:val="22"/>
          <w:szCs w:val="22"/>
        </w:rPr>
        <w:t xml:space="preserve">Sources: Analytics platforms, EHRs, </w:t>
      </w:r>
      <w:r w:rsidR="1644B1CE" w:rsidRPr="0A5E04E8">
        <w:rPr>
          <w:sz w:val="22"/>
          <w:szCs w:val="22"/>
        </w:rPr>
        <w:t>Payers</w:t>
      </w:r>
    </w:p>
    <w:p w14:paraId="31984722" w14:textId="77777777" w:rsidR="00403D56" w:rsidRPr="00934D13" w:rsidRDefault="00403D56" w:rsidP="09B379C8">
      <w:pPr>
        <w:pStyle w:val="ListParagraph"/>
        <w:numPr>
          <w:ilvl w:val="0"/>
          <w:numId w:val="12"/>
        </w:numPr>
      </w:pPr>
      <w:r w:rsidRPr="00934D13">
        <w:rPr>
          <w:sz w:val="22"/>
          <w:szCs w:val="22"/>
        </w:rPr>
        <w:t>Key Elements: HCC risk scores and RAF (Risk Adjustment Factor), predictive risk models (e.g., rising risk, gaps in care), attribution rosters</w:t>
      </w:r>
    </w:p>
    <w:p w14:paraId="6D4117D8" w14:textId="542D33F3" w:rsidR="00403D56" w:rsidRPr="00934D13" w:rsidRDefault="00403D56" w:rsidP="00403D56">
      <w:pPr>
        <w:rPr>
          <w:sz w:val="22"/>
          <w:szCs w:val="22"/>
        </w:rPr>
      </w:pPr>
      <w:r w:rsidRPr="00934D13">
        <w:rPr>
          <w:sz w:val="22"/>
          <w:szCs w:val="22"/>
          <w:u w:val="single"/>
        </w:rPr>
        <w:t>Social Determinants of Health (SDOH) Data</w:t>
      </w:r>
      <w:r w:rsidRPr="00934D13">
        <w:rPr>
          <w:sz w:val="22"/>
          <w:szCs w:val="22"/>
        </w:rPr>
        <w:t xml:space="preserve"> - Crucial for equitable care planning</w:t>
      </w:r>
      <w:r w:rsidR="2FB446EA" w:rsidRPr="473831BE">
        <w:rPr>
          <w:sz w:val="22"/>
          <w:szCs w:val="22"/>
        </w:rPr>
        <w:t>,</w:t>
      </w:r>
      <w:r w:rsidRPr="00934D13">
        <w:rPr>
          <w:sz w:val="22"/>
          <w:szCs w:val="22"/>
        </w:rPr>
        <w:t xml:space="preserve"> </w:t>
      </w:r>
      <w:bookmarkStart w:id="7" w:name="_Int_Jp919NtY"/>
      <w:r w:rsidRPr="00934D13">
        <w:rPr>
          <w:sz w:val="22"/>
          <w:szCs w:val="22"/>
        </w:rPr>
        <w:t>and for</w:t>
      </w:r>
      <w:bookmarkEnd w:id="7"/>
      <w:r w:rsidRPr="00934D13">
        <w:rPr>
          <w:sz w:val="22"/>
          <w:szCs w:val="22"/>
        </w:rPr>
        <w:t xml:space="preserve"> adjusting performance expectations based on social risk.</w:t>
      </w:r>
    </w:p>
    <w:p w14:paraId="753CBAF1" w14:textId="77777777" w:rsidR="00403D56" w:rsidRPr="00934D13" w:rsidRDefault="00403D56" w:rsidP="386DFC5A">
      <w:pPr>
        <w:pStyle w:val="ListParagraph"/>
        <w:numPr>
          <w:ilvl w:val="0"/>
          <w:numId w:val="11"/>
        </w:numPr>
      </w:pPr>
      <w:r w:rsidRPr="00934D13">
        <w:rPr>
          <w:sz w:val="22"/>
          <w:szCs w:val="22"/>
        </w:rPr>
        <w:t>Sources: Screenings, community orgs, EHR, self-report</w:t>
      </w:r>
    </w:p>
    <w:p w14:paraId="35DCAAF5" w14:textId="77777777" w:rsidR="00403D56" w:rsidRPr="00934D13" w:rsidRDefault="00403D56" w:rsidP="386DFC5A">
      <w:pPr>
        <w:pStyle w:val="ListParagraph"/>
        <w:numPr>
          <w:ilvl w:val="0"/>
          <w:numId w:val="11"/>
        </w:numPr>
      </w:pPr>
      <w:r w:rsidRPr="00934D13">
        <w:rPr>
          <w:sz w:val="22"/>
          <w:szCs w:val="22"/>
        </w:rPr>
        <w:t>Key Elements: Housing instability, food insecurity, transportation needs, language, education, employment status, Area Deprivation Index or Z-codes (Z55–Z65)</w:t>
      </w:r>
    </w:p>
    <w:p w14:paraId="62436F47" w14:textId="77777777" w:rsidR="00403D56" w:rsidRPr="00934D13" w:rsidRDefault="00403D56" w:rsidP="00403D56">
      <w:pPr>
        <w:rPr>
          <w:sz w:val="22"/>
          <w:szCs w:val="22"/>
        </w:rPr>
      </w:pPr>
      <w:r w:rsidRPr="00934D13">
        <w:rPr>
          <w:sz w:val="22"/>
          <w:szCs w:val="22"/>
          <w:u w:val="single"/>
        </w:rPr>
        <w:t>Behavioral Health and Substance Use Data</w:t>
      </w:r>
      <w:r w:rsidRPr="00934D13">
        <w:rPr>
          <w:sz w:val="22"/>
          <w:szCs w:val="22"/>
        </w:rPr>
        <w:t xml:space="preserve"> - Key to whole-person care and high-cost population management; often fragmented or siloed.</w:t>
      </w:r>
    </w:p>
    <w:p w14:paraId="5010CF6F" w14:textId="77777777" w:rsidR="00403D56" w:rsidRPr="00934D13" w:rsidRDefault="00403D56" w:rsidP="704E48C7">
      <w:pPr>
        <w:pStyle w:val="ListParagraph"/>
        <w:numPr>
          <w:ilvl w:val="0"/>
          <w:numId w:val="10"/>
        </w:numPr>
      </w:pPr>
      <w:r w:rsidRPr="00934D13">
        <w:rPr>
          <w:sz w:val="22"/>
          <w:szCs w:val="22"/>
        </w:rPr>
        <w:t>Sources: EHR, BH-specific tools, claims</w:t>
      </w:r>
    </w:p>
    <w:p w14:paraId="3FD7E24C" w14:textId="76F0B407" w:rsidR="00935E26" w:rsidRPr="00934D13" w:rsidRDefault="00403D56" w:rsidP="003D36ED">
      <w:pPr>
        <w:pStyle w:val="ListParagraph"/>
        <w:numPr>
          <w:ilvl w:val="0"/>
          <w:numId w:val="10"/>
        </w:numPr>
      </w:pPr>
      <w:r w:rsidRPr="00934D13">
        <w:rPr>
          <w:sz w:val="22"/>
          <w:szCs w:val="22"/>
        </w:rPr>
        <w:t xml:space="preserve">Key Elements: Mental health diagnoses and treatment plans, substance use disorder history and recovery status, </w:t>
      </w:r>
      <w:proofErr w:type="gramStart"/>
      <w:r w:rsidRPr="00934D13">
        <w:rPr>
          <w:sz w:val="22"/>
          <w:szCs w:val="22"/>
        </w:rPr>
        <w:t>therapy</w:t>
      </w:r>
      <w:proofErr w:type="gramEnd"/>
      <w:r w:rsidRPr="00934D13">
        <w:rPr>
          <w:sz w:val="22"/>
          <w:szCs w:val="22"/>
        </w:rPr>
        <w:t xml:space="preserve"> and psychiatry utilization</w:t>
      </w:r>
    </w:p>
    <w:p w14:paraId="6240DB85" w14:textId="77777777" w:rsidR="00403D56" w:rsidRPr="00934D13" w:rsidRDefault="00403D56" w:rsidP="00403D56">
      <w:pPr>
        <w:rPr>
          <w:sz w:val="22"/>
          <w:szCs w:val="22"/>
        </w:rPr>
      </w:pPr>
      <w:r w:rsidRPr="00934D13">
        <w:rPr>
          <w:sz w:val="22"/>
          <w:szCs w:val="22"/>
          <w:u w:val="single"/>
        </w:rPr>
        <w:t>Patient Engagement and Experience Data</w:t>
      </w:r>
      <w:r w:rsidRPr="00934D13">
        <w:rPr>
          <w:sz w:val="22"/>
          <w:szCs w:val="22"/>
        </w:rPr>
        <w:t xml:space="preserve"> - Strongly linked to outcomes and increasingly factored into APM quality scoring.</w:t>
      </w:r>
    </w:p>
    <w:p w14:paraId="6D325B0D" w14:textId="77777777" w:rsidR="00403D56" w:rsidRPr="00934D13" w:rsidRDefault="00403D56" w:rsidP="6FF72B41">
      <w:pPr>
        <w:pStyle w:val="ListParagraph"/>
        <w:numPr>
          <w:ilvl w:val="0"/>
          <w:numId w:val="9"/>
        </w:numPr>
      </w:pPr>
      <w:r w:rsidRPr="00934D13">
        <w:rPr>
          <w:sz w:val="22"/>
          <w:szCs w:val="22"/>
        </w:rPr>
        <w:t>Sources: Patient portals, apps, survey tools (e.g., CAHPS)</w:t>
      </w:r>
    </w:p>
    <w:p w14:paraId="3FDBE47A" w14:textId="77777777" w:rsidR="00403D56" w:rsidRPr="00934D13" w:rsidRDefault="00403D56" w:rsidP="6FF72B41">
      <w:pPr>
        <w:pStyle w:val="ListParagraph"/>
        <w:numPr>
          <w:ilvl w:val="0"/>
          <w:numId w:val="9"/>
        </w:numPr>
      </w:pPr>
      <w:r w:rsidRPr="00934D13">
        <w:rPr>
          <w:sz w:val="22"/>
          <w:szCs w:val="22"/>
        </w:rPr>
        <w:t>Key Elements: Portal usage, telehealth utilization, survey responses, engagement with care navigation or reminders, adherence to care plans and self-reported symptoms</w:t>
      </w:r>
    </w:p>
    <w:p w14:paraId="2DBE39AB" w14:textId="77777777" w:rsidR="00403D56" w:rsidRPr="00934D13" w:rsidRDefault="00403D56" w:rsidP="00403D56">
      <w:pPr>
        <w:rPr>
          <w:sz w:val="22"/>
          <w:szCs w:val="22"/>
        </w:rPr>
      </w:pPr>
      <w:r w:rsidRPr="00934D13">
        <w:rPr>
          <w:sz w:val="22"/>
          <w:szCs w:val="22"/>
          <w:u w:val="single"/>
        </w:rPr>
        <w:t>Real-Time and Remote Monitoring Data</w:t>
      </w:r>
      <w:r w:rsidRPr="00934D13">
        <w:rPr>
          <w:sz w:val="22"/>
          <w:szCs w:val="22"/>
        </w:rPr>
        <w:t xml:space="preserve"> - Enables </w:t>
      </w:r>
      <w:proofErr w:type="gramStart"/>
      <w:r w:rsidRPr="00934D13">
        <w:rPr>
          <w:sz w:val="22"/>
          <w:szCs w:val="22"/>
        </w:rPr>
        <w:t>proactive</w:t>
      </w:r>
      <w:proofErr w:type="gramEnd"/>
      <w:r w:rsidRPr="00934D13">
        <w:rPr>
          <w:sz w:val="22"/>
          <w:szCs w:val="22"/>
        </w:rPr>
        <w:t xml:space="preserve"> intervention for chronic conditions and post-acute care management.</w:t>
      </w:r>
    </w:p>
    <w:p w14:paraId="75B72178" w14:textId="77777777" w:rsidR="00403D56" w:rsidRPr="00934D13" w:rsidRDefault="00403D56" w:rsidP="0CEF269F">
      <w:pPr>
        <w:pStyle w:val="ListParagraph"/>
        <w:numPr>
          <w:ilvl w:val="0"/>
          <w:numId w:val="8"/>
        </w:numPr>
      </w:pPr>
      <w:r w:rsidRPr="00934D13">
        <w:rPr>
          <w:sz w:val="22"/>
          <w:szCs w:val="22"/>
        </w:rPr>
        <w:lastRenderedPageBreak/>
        <w:t>Sources: Wearables, remote patient monitoring (RPM), home health tools</w:t>
      </w:r>
    </w:p>
    <w:p w14:paraId="0D8BFC52" w14:textId="77777777" w:rsidR="00403D56" w:rsidRPr="00934D13" w:rsidRDefault="00403D56" w:rsidP="0CEF269F">
      <w:pPr>
        <w:pStyle w:val="ListParagraph"/>
        <w:numPr>
          <w:ilvl w:val="0"/>
          <w:numId w:val="8"/>
        </w:numPr>
      </w:pPr>
      <w:r w:rsidRPr="00934D13">
        <w:rPr>
          <w:sz w:val="22"/>
          <w:szCs w:val="22"/>
        </w:rPr>
        <w:t>Key Elements: Glucose levels, heart rate, blood pressure, daily symptom logs, medication adherence</w:t>
      </w:r>
    </w:p>
    <w:p w14:paraId="2A90B1A6" w14:textId="77777777" w:rsidR="00403D56" w:rsidRPr="00934D13" w:rsidRDefault="00403D56" w:rsidP="00403D56">
      <w:pPr>
        <w:rPr>
          <w:sz w:val="22"/>
          <w:szCs w:val="22"/>
        </w:rPr>
      </w:pPr>
      <w:r w:rsidRPr="00934D13">
        <w:rPr>
          <w:sz w:val="22"/>
          <w:szCs w:val="22"/>
          <w:u w:val="single"/>
        </w:rPr>
        <w:t>Referral and Care Coordination Data</w:t>
      </w:r>
      <w:r w:rsidRPr="00934D13">
        <w:rPr>
          <w:sz w:val="22"/>
          <w:szCs w:val="22"/>
        </w:rPr>
        <w:t xml:space="preserve"> - Essential for reducing care fragmentation and improving outcomes across transitions.</w:t>
      </w:r>
    </w:p>
    <w:p w14:paraId="0BFC04E6" w14:textId="77777777" w:rsidR="00403D56" w:rsidRPr="00934D13" w:rsidRDefault="00403D56" w:rsidP="32B72D1A">
      <w:pPr>
        <w:pStyle w:val="ListParagraph"/>
        <w:numPr>
          <w:ilvl w:val="0"/>
          <w:numId w:val="16"/>
        </w:numPr>
      </w:pPr>
      <w:r w:rsidRPr="00934D13">
        <w:rPr>
          <w:sz w:val="22"/>
          <w:szCs w:val="22"/>
        </w:rPr>
        <w:t>Sources: EHR, care navigation platforms</w:t>
      </w:r>
    </w:p>
    <w:p w14:paraId="30420BCA" w14:textId="60E37C2A" w:rsidR="0029730D" w:rsidRPr="00934D13" w:rsidRDefault="00403D56" w:rsidP="32B72D1A">
      <w:pPr>
        <w:pStyle w:val="ListParagraph"/>
        <w:numPr>
          <w:ilvl w:val="0"/>
          <w:numId w:val="16"/>
        </w:numPr>
      </w:pPr>
      <w:r w:rsidRPr="00934D13">
        <w:rPr>
          <w:sz w:val="22"/>
          <w:szCs w:val="22"/>
        </w:rPr>
        <w:t xml:space="preserve">Key Elements: Referral status and outcomes, closed-loop tracking (e.g., whether the visit occurred), communication history across </w:t>
      </w:r>
      <w:r w:rsidR="3ACD21F6" w:rsidRPr="0A5E04E8">
        <w:rPr>
          <w:sz w:val="22"/>
          <w:szCs w:val="22"/>
        </w:rPr>
        <w:t xml:space="preserve">the </w:t>
      </w:r>
      <w:r w:rsidRPr="00934D13">
        <w:rPr>
          <w:sz w:val="22"/>
          <w:szCs w:val="22"/>
        </w:rPr>
        <w:t>care team</w:t>
      </w:r>
    </w:p>
    <w:p w14:paraId="39AE4110" w14:textId="77777777" w:rsidR="00A64BCD" w:rsidRPr="00934D13" w:rsidRDefault="00A64BCD" w:rsidP="00403D56">
      <w:pPr>
        <w:rPr>
          <w:b/>
          <w:bCs/>
          <w:sz w:val="22"/>
          <w:szCs w:val="22"/>
        </w:rPr>
      </w:pPr>
    </w:p>
    <w:p w14:paraId="0366C7FA" w14:textId="60305809" w:rsidR="003843A6" w:rsidRPr="00934D13" w:rsidRDefault="009662F8" w:rsidP="00403D56">
      <w:pPr>
        <w:rPr>
          <w:b/>
          <w:sz w:val="22"/>
          <w:szCs w:val="22"/>
        </w:rPr>
      </w:pPr>
      <w:r w:rsidRPr="00934D13">
        <w:rPr>
          <w:b/>
          <w:bCs/>
          <w:sz w:val="22"/>
          <w:szCs w:val="22"/>
        </w:rPr>
        <w:t>Compliance and Certification</w:t>
      </w:r>
    </w:p>
    <w:p w14:paraId="23ECC1F0" w14:textId="675001ED" w:rsidR="003843A6" w:rsidRPr="00934D13" w:rsidRDefault="003843A6" w:rsidP="00403D56">
      <w:pPr>
        <w:rPr>
          <w:sz w:val="22"/>
          <w:szCs w:val="22"/>
        </w:rPr>
      </w:pPr>
      <w:r w:rsidRPr="00934D13">
        <w:rPr>
          <w:sz w:val="22"/>
          <w:szCs w:val="22"/>
        </w:rPr>
        <w:t>VB-6. What specific health information technology capabilities that could benefit APMs are not currently addressed by existing certification criteria and standards that should be included under the ONC Health IT Certification Program?</w:t>
      </w:r>
    </w:p>
    <w:p w14:paraId="795738A9" w14:textId="650732EF" w:rsidR="003B31B3" w:rsidRPr="00934D13" w:rsidRDefault="003B31B3" w:rsidP="003B31B3">
      <w:pPr>
        <w:rPr>
          <w:sz w:val="22"/>
          <w:szCs w:val="22"/>
        </w:rPr>
      </w:pPr>
      <w:r w:rsidRPr="00934D13">
        <w:rPr>
          <w:sz w:val="22"/>
          <w:szCs w:val="22"/>
        </w:rPr>
        <w:t>No standards exist for managing attributed populations or sharing attribution files with health IT systems. Attribution is foundational to APM success but lacks certified IT infrastructure for seamless integration across care platforms.</w:t>
      </w:r>
    </w:p>
    <w:p w14:paraId="222596FE" w14:textId="77777777" w:rsidR="003B31B3" w:rsidRPr="00934D13" w:rsidRDefault="003B31B3" w:rsidP="003B31B3">
      <w:pPr>
        <w:rPr>
          <w:sz w:val="22"/>
          <w:szCs w:val="22"/>
        </w:rPr>
      </w:pPr>
      <w:r w:rsidRPr="00934D13">
        <w:rPr>
          <w:sz w:val="22"/>
          <w:szCs w:val="22"/>
        </w:rPr>
        <w:t>Certify platforms that support:</w:t>
      </w:r>
    </w:p>
    <w:p w14:paraId="171E61D2" w14:textId="77777777" w:rsidR="003B31B3" w:rsidRPr="00934D13" w:rsidRDefault="003B31B3" w:rsidP="12D508E3">
      <w:pPr>
        <w:pStyle w:val="ListParagraph"/>
        <w:numPr>
          <w:ilvl w:val="0"/>
          <w:numId w:val="7"/>
        </w:numPr>
      </w:pPr>
      <w:r w:rsidRPr="00934D13">
        <w:rPr>
          <w:sz w:val="22"/>
          <w:szCs w:val="22"/>
        </w:rPr>
        <w:t>Rostering and attribution file ingestion</w:t>
      </w:r>
    </w:p>
    <w:p w14:paraId="039B7D13" w14:textId="77777777" w:rsidR="003B31B3" w:rsidRPr="00934D13" w:rsidRDefault="003B31B3" w:rsidP="12D508E3">
      <w:pPr>
        <w:pStyle w:val="ListParagraph"/>
        <w:numPr>
          <w:ilvl w:val="0"/>
          <w:numId w:val="7"/>
        </w:numPr>
      </w:pPr>
      <w:r w:rsidRPr="00934D13">
        <w:rPr>
          <w:sz w:val="22"/>
          <w:szCs w:val="22"/>
        </w:rPr>
        <w:t>Longitudinal patient tracking across attributed populations</w:t>
      </w:r>
    </w:p>
    <w:p w14:paraId="21E343D3" w14:textId="201D1A81" w:rsidR="00A64BCD" w:rsidRPr="00934D13" w:rsidRDefault="003B31B3" w:rsidP="1138A3D5">
      <w:pPr>
        <w:pStyle w:val="ListParagraph"/>
        <w:numPr>
          <w:ilvl w:val="0"/>
          <w:numId w:val="7"/>
        </w:numPr>
      </w:pPr>
      <w:r w:rsidRPr="00934D13">
        <w:rPr>
          <w:sz w:val="22"/>
          <w:szCs w:val="22"/>
        </w:rPr>
        <w:t>APIs to share these lists with care teams and engagement tools</w:t>
      </w:r>
    </w:p>
    <w:p w14:paraId="137C615D" w14:textId="6D02DCF3" w:rsidR="009F1A13" w:rsidRPr="00934D13" w:rsidRDefault="009F1A13" w:rsidP="003B31B3">
      <w:pPr>
        <w:rPr>
          <w:b/>
          <w:bCs/>
          <w:sz w:val="22"/>
          <w:szCs w:val="22"/>
        </w:rPr>
      </w:pPr>
      <w:r w:rsidRPr="00934D13">
        <w:rPr>
          <w:b/>
          <w:bCs/>
          <w:sz w:val="22"/>
          <w:szCs w:val="22"/>
        </w:rPr>
        <w:t>Technical Standards</w:t>
      </w:r>
    </w:p>
    <w:p w14:paraId="6BF91ADF" w14:textId="436C37D9" w:rsidR="009F1A13" w:rsidRPr="00934D13" w:rsidRDefault="009F1A13" w:rsidP="003B31B3">
      <w:pPr>
        <w:rPr>
          <w:sz w:val="22"/>
          <w:szCs w:val="22"/>
        </w:rPr>
      </w:pPr>
      <w:r w:rsidRPr="00934D13">
        <w:rPr>
          <w:sz w:val="22"/>
          <w:szCs w:val="22"/>
        </w:rPr>
        <w:t>VB-11. What specific interoperability challenges have you encountered in implementing value-based care programs?</w:t>
      </w:r>
    </w:p>
    <w:p w14:paraId="13B4F255" w14:textId="278AFFBE" w:rsidR="009F1A13" w:rsidRPr="00934D13" w:rsidRDefault="005C2360" w:rsidP="003B31B3">
      <w:pPr>
        <w:rPr>
          <w:sz w:val="22"/>
          <w:szCs w:val="22"/>
        </w:rPr>
      </w:pPr>
      <w:r w:rsidRPr="00934D13">
        <w:rPr>
          <w:sz w:val="22"/>
          <w:szCs w:val="22"/>
        </w:rPr>
        <w:t xml:space="preserve">Physicians are becoming more interested in monitoring their VBC performance outside of what the </w:t>
      </w:r>
      <w:r w:rsidR="1644B1CE" w:rsidRPr="0A5E04E8">
        <w:rPr>
          <w:sz w:val="22"/>
          <w:szCs w:val="22"/>
        </w:rPr>
        <w:t>Payer</w:t>
      </w:r>
      <w:r w:rsidRPr="00934D13">
        <w:rPr>
          <w:sz w:val="22"/>
          <w:szCs w:val="22"/>
        </w:rPr>
        <w:t xml:space="preserve"> is sharing with them but due to the lack of data they have access to, they are unable to stand up VBC reporting tools without heavy reliance on the </w:t>
      </w:r>
      <w:r w:rsidR="1644B1CE" w:rsidRPr="0A5E04E8">
        <w:rPr>
          <w:sz w:val="22"/>
          <w:szCs w:val="22"/>
        </w:rPr>
        <w:t>Payer</w:t>
      </w:r>
      <w:r w:rsidRPr="00934D13">
        <w:rPr>
          <w:sz w:val="22"/>
          <w:szCs w:val="22"/>
        </w:rPr>
        <w:t xml:space="preserve"> for data.</w:t>
      </w:r>
    </w:p>
    <w:p w14:paraId="5C4C455A" w14:textId="320029A6" w:rsidR="005C2360" w:rsidRPr="00934D13" w:rsidRDefault="004533EC" w:rsidP="003B31B3">
      <w:pPr>
        <w:rPr>
          <w:sz w:val="22"/>
          <w:szCs w:val="22"/>
        </w:rPr>
      </w:pPr>
      <w:r w:rsidRPr="00934D13">
        <w:rPr>
          <w:sz w:val="22"/>
          <w:szCs w:val="22"/>
        </w:rPr>
        <w:t>VB-14. How could implementing digital identity credentials improve value-based care delivery and outcomes?</w:t>
      </w:r>
    </w:p>
    <w:p w14:paraId="3D2C9C81" w14:textId="381C8227" w:rsidR="002A7384" w:rsidRPr="00934D13" w:rsidRDefault="002A7384" w:rsidP="002A7384">
      <w:pPr>
        <w:rPr>
          <w:sz w:val="22"/>
          <w:szCs w:val="22"/>
        </w:rPr>
      </w:pPr>
      <w:r w:rsidRPr="00934D13">
        <w:rPr>
          <w:sz w:val="22"/>
          <w:szCs w:val="22"/>
        </w:rPr>
        <w:t xml:space="preserve">Digital identity credentials serve as a foundational enabler for scalable, secure, and efficient value-based care. They reduce friction in coordination, improve patient and provider trust, and allow for more precise and timely care interventions—directly contributing to improved outcomes and reduced costs. </w:t>
      </w:r>
      <w:r w:rsidR="00873FBD">
        <w:rPr>
          <w:sz w:val="22"/>
          <w:szCs w:val="22"/>
        </w:rPr>
        <w:t>We are supportive of</w:t>
      </w:r>
      <w:r w:rsidR="00247DAC">
        <w:rPr>
          <w:sz w:val="22"/>
          <w:szCs w:val="22"/>
        </w:rPr>
        <w:t xml:space="preserve"> </w:t>
      </w:r>
      <w:r w:rsidR="009560AE">
        <w:rPr>
          <w:sz w:val="22"/>
          <w:szCs w:val="22"/>
        </w:rPr>
        <w:t>adding digital identity credentials accepted, but do not feel that a mandate</w:t>
      </w:r>
      <w:r w:rsidR="007209AD">
        <w:rPr>
          <w:sz w:val="22"/>
          <w:szCs w:val="22"/>
        </w:rPr>
        <w:t xml:space="preserve"> forcing usage is necessary. </w:t>
      </w:r>
    </w:p>
    <w:p w14:paraId="16C269DE" w14:textId="2123B86A" w:rsidR="002A7384" w:rsidRPr="00934D13" w:rsidRDefault="002A7384" w:rsidP="002A7384">
      <w:pPr>
        <w:rPr>
          <w:sz w:val="22"/>
          <w:szCs w:val="22"/>
        </w:rPr>
      </w:pPr>
      <w:r w:rsidRPr="00934D13">
        <w:rPr>
          <w:sz w:val="22"/>
          <w:szCs w:val="22"/>
          <w:u w:val="single"/>
        </w:rPr>
        <w:lastRenderedPageBreak/>
        <w:t>Streamlined Care Coordination Across Entities</w:t>
      </w:r>
      <w:r w:rsidRPr="00934D13">
        <w:rPr>
          <w:sz w:val="22"/>
          <w:szCs w:val="22"/>
        </w:rPr>
        <w:t xml:space="preserve"> - VBC arrangements often involve multi-entity collaboration (e.g., ACOs, CINs, SNFs, home health agencies) where providers must securely exchange patient data and engage in shared decision-making. Enabling digital identity improves efficiency, reduces duplication, and supports timely interventions—essential for managing high-risk populations in APMs.</w:t>
      </w:r>
    </w:p>
    <w:p w14:paraId="0E55FCEA" w14:textId="44BD1CD8" w:rsidR="002A7384" w:rsidRPr="00934D13" w:rsidRDefault="002A7384" w:rsidP="002A7384">
      <w:pPr>
        <w:rPr>
          <w:sz w:val="22"/>
          <w:szCs w:val="22"/>
        </w:rPr>
      </w:pPr>
      <w:r w:rsidRPr="00934D13">
        <w:rPr>
          <w:sz w:val="22"/>
          <w:szCs w:val="22"/>
          <w:u w:val="single"/>
        </w:rPr>
        <w:t xml:space="preserve">Improved Patient Matching and Attribution Accuracy </w:t>
      </w:r>
      <w:r w:rsidRPr="00934D13">
        <w:rPr>
          <w:sz w:val="22"/>
          <w:szCs w:val="22"/>
        </w:rPr>
        <w:t xml:space="preserve">- Accurate attribution is critical in VBC, yet </w:t>
      </w:r>
      <w:proofErr w:type="gramStart"/>
      <w:r w:rsidRPr="00934D13">
        <w:rPr>
          <w:sz w:val="22"/>
          <w:szCs w:val="22"/>
        </w:rPr>
        <w:t>it's</w:t>
      </w:r>
      <w:proofErr w:type="gramEnd"/>
      <w:r w:rsidRPr="00934D13">
        <w:rPr>
          <w:sz w:val="22"/>
          <w:szCs w:val="22"/>
        </w:rPr>
        <w:t xml:space="preserve"> often undermined by patient identity fragmentation across payers, providers, and health IT systems. </w:t>
      </w:r>
      <w:r w:rsidR="00817FDE" w:rsidRPr="00934D13">
        <w:rPr>
          <w:sz w:val="22"/>
          <w:szCs w:val="22"/>
        </w:rPr>
        <w:t>Di</w:t>
      </w:r>
      <w:r w:rsidRPr="00934D13">
        <w:rPr>
          <w:sz w:val="22"/>
          <w:szCs w:val="22"/>
        </w:rPr>
        <w:t xml:space="preserve">gital credentials </w:t>
      </w:r>
      <w:r w:rsidR="0EF1F0C3" w:rsidRPr="0A5E04E8">
        <w:rPr>
          <w:sz w:val="22"/>
          <w:szCs w:val="22"/>
        </w:rPr>
        <w:t>would</w:t>
      </w:r>
      <w:r w:rsidRPr="00934D13">
        <w:rPr>
          <w:sz w:val="22"/>
          <w:szCs w:val="22"/>
        </w:rPr>
        <w:t xml:space="preserve"> remain constant across platforms</w:t>
      </w:r>
      <w:r w:rsidR="3CF78352" w:rsidRPr="0A5E04E8">
        <w:rPr>
          <w:sz w:val="22"/>
          <w:szCs w:val="22"/>
        </w:rPr>
        <w:t>,</w:t>
      </w:r>
      <w:r w:rsidRPr="00934D13">
        <w:rPr>
          <w:sz w:val="22"/>
          <w:szCs w:val="22"/>
        </w:rPr>
        <w:t xml:space="preserve"> reducing errors with the attribution file reconciliation, quality reporting, and care gap closure. Accurate attribution can increase patient satisfaction and close gaps sooner.</w:t>
      </w:r>
    </w:p>
    <w:p w14:paraId="56A70E1C" w14:textId="2181A30F" w:rsidR="002A7384" w:rsidRPr="00934D13" w:rsidRDefault="002A7384" w:rsidP="002A7384">
      <w:pPr>
        <w:rPr>
          <w:sz w:val="22"/>
          <w:szCs w:val="22"/>
        </w:rPr>
      </w:pPr>
      <w:r w:rsidRPr="00934D13">
        <w:rPr>
          <w:sz w:val="22"/>
          <w:szCs w:val="22"/>
          <w:u w:val="single"/>
        </w:rPr>
        <w:t>More Efficient Provider Onboarding and Credentialing</w:t>
      </w:r>
      <w:r w:rsidRPr="00934D13">
        <w:rPr>
          <w:sz w:val="22"/>
          <w:szCs w:val="22"/>
        </w:rPr>
        <w:t xml:space="preserve"> - VBC participants span </w:t>
      </w:r>
      <w:proofErr w:type="gramStart"/>
      <w:r w:rsidRPr="00934D13">
        <w:rPr>
          <w:sz w:val="22"/>
          <w:szCs w:val="22"/>
        </w:rPr>
        <w:t>many</w:t>
      </w:r>
      <w:proofErr w:type="gramEnd"/>
      <w:r w:rsidRPr="00934D13">
        <w:rPr>
          <w:sz w:val="22"/>
          <w:szCs w:val="22"/>
        </w:rPr>
        <w:t xml:space="preserve"> </w:t>
      </w:r>
      <w:r w:rsidR="00346AE0" w:rsidRPr="00934D13">
        <w:rPr>
          <w:sz w:val="22"/>
          <w:szCs w:val="22"/>
        </w:rPr>
        <w:t>organizations</w:t>
      </w:r>
      <w:r w:rsidRPr="00934D13">
        <w:rPr>
          <w:sz w:val="22"/>
          <w:szCs w:val="22"/>
        </w:rPr>
        <w:t xml:space="preserve"> due to the coordinated care efforts </w:t>
      </w:r>
      <w:r w:rsidR="00017285" w:rsidRPr="00934D13">
        <w:rPr>
          <w:sz w:val="22"/>
          <w:szCs w:val="22"/>
        </w:rPr>
        <w:t>needed</w:t>
      </w:r>
      <w:r w:rsidRPr="00934D13">
        <w:rPr>
          <w:sz w:val="22"/>
          <w:szCs w:val="22"/>
        </w:rPr>
        <w:t xml:space="preserve"> for manag</w:t>
      </w:r>
      <w:r w:rsidR="00B96847" w:rsidRPr="00934D13">
        <w:rPr>
          <w:sz w:val="22"/>
          <w:szCs w:val="22"/>
        </w:rPr>
        <w:t>ing</w:t>
      </w:r>
      <w:r w:rsidRPr="00934D13">
        <w:rPr>
          <w:sz w:val="22"/>
          <w:szCs w:val="22"/>
        </w:rPr>
        <w:t xml:space="preserve"> the higher risk population. By linking a verified digital ID to the NPI, licensing, and other identities a provider </w:t>
      </w:r>
      <w:r w:rsidR="0EF1F0C3" w:rsidRPr="0A5E04E8">
        <w:rPr>
          <w:sz w:val="22"/>
          <w:szCs w:val="22"/>
        </w:rPr>
        <w:t>could</w:t>
      </w:r>
      <w:r w:rsidRPr="00934D13">
        <w:rPr>
          <w:sz w:val="22"/>
          <w:szCs w:val="22"/>
        </w:rPr>
        <w:t xml:space="preserve"> easily access platforms with comment credentials, cutting down on the </w:t>
      </w:r>
      <w:r w:rsidR="79679D46" w:rsidRPr="0A5E04E8">
        <w:rPr>
          <w:sz w:val="22"/>
          <w:szCs w:val="22"/>
        </w:rPr>
        <w:t>provider's</w:t>
      </w:r>
      <w:r w:rsidRPr="00934D13">
        <w:rPr>
          <w:sz w:val="22"/>
          <w:szCs w:val="22"/>
        </w:rPr>
        <w:t xml:space="preserve"> frustrations and creating more </w:t>
      </w:r>
      <w:r w:rsidR="00346AE0" w:rsidRPr="00934D13">
        <w:rPr>
          <w:sz w:val="22"/>
          <w:szCs w:val="22"/>
        </w:rPr>
        <w:t>efficiency</w:t>
      </w:r>
      <w:r w:rsidRPr="00934D13">
        <w:rPr>
          <w:sz w:val="22"/>
          <w:szCs w:val="22"/>
        </w:rPr>
        <w:t>.</w:t>
      </w:r>
    </w:p>
    <w:p w14:paraId="4A020DB1" w14:textId="147DC3A7" w:rsidR="002A7384" w:rsidRPr="00934D13" w:rsidRDefault="002A7384" w:rsidP="002A7384">
      <w:pPr>
        <w:rPr>
          <w:sz w:val="22"/>
          <w:szCs w:val="22"/>
        </w:rPr>
      </w:pPr>
      <w:r w:rsidRPr="00934D13">
        <w:rPr>
          <w:sz w:val="22"/>
          <w:szCs w:val="22"/>
          <w:u w:val="single"/>
        </w:rPr>
        <w:t>Secure Patient Access and Engagement</w:t>
      </w:r>
      <w:r w:rsidRPr="00934D13">
        <w:rPr>
          <w:sz w:val="22"/>
          <w:szCs w:val="22"/>
        </w:rPr>
        <w:t xml:space="preserve"> - Engaging patients in VBC programs (e.g., chronic care management, remote monitoring) require secure access to portals, apps, and devices—but password fatigue and authentication barriers reduce participation. Allowing patient credentials to pass across multiple platforms improves patient trust, participation, and data sharing.</w:t>
      </w:r>
    </w:p>
    <w:p w14:paraId="53081EB2" w14:textId="303A5EC9" w:rsidR="002A7384" w:rsidRPr="00934D13" w:rsidRDefault="002A7384" w:rsidP="002A7384">
      <w:pPr>
        <w:rPr>
          <w:sz w:val="22"/>
          <w:szCs w:val="22"/>
        </w:rPr>
      </w:pPr>
      <w:r w:rsidRPr="00934D13">
        <w:rPr>
          <w:sz w:val="22"/>
          <w:szCs w:val="22"/>
          <w:u w:val="single"/>
        </w:rPr>
        <w:t>Better Compliance and Auditability</w:t>
      </w:r>
      <w:r w:rsidRPr="00934D13">
        <w:rPr>
          <w:sz w:val="22"/>
          <w:szCs w:val="22"/>
        </w:rPr>
        <w:t xml:space="preserve"> - VBC programs involve complex regulatory requirements around data use, access tracking, and audit trails (e.g., for HEDIS, HCC audits, PHI access). </w:t>
      </w:r>
      <w:r w:rsidR="0EF1F0C3" w:rsidRPr="0A5E04E8">
        <w:rPr>
          <w:sz w:val="22"/>
          <w:szCs w:val="22"/>
        </w:rPr>
        <w:t>A digital ID could potentially r</w:t>
      </w:r>
      <w:r w:rsidR="02F5C447" w:rsidRPr="0A5E04E8">
        <w:rPr>
          <w:sz w:val="22"/>
          <w:szCs w:val="22"/>
        </w:rPr>
        <w:t>educe</w:t>
      </w:r>
      <w:r w:rsidRPr="00934D13">
        <w:rPr>
          <w:sz w:val="22"/>
          <w:szCs w:val="22"/>
        </w:rPr>
        <w:t xml:space="preserve"> compliance risk and build trust with regulators, payers, and patients.</w:t>
      </w:r>
    </w:p>
    <w:p w14:paraId="35C67B88" w14:textId="7D934534" w:rsidR="003843A6" w:rsidRPr="00934D13" w:rsidRDefault="0088018E" w:rsidP="00403D56">
      <w:pPr>
        <w:rPr>
          <w:sz w:val="22"/>
          <w:szCs w:val="22"/>
        </w:rPr>
      </w:pPr>
      <w:r w:rsidRPr="00934D13">
        <w:rPr>
          <w:sz w:val="22"/>
          <w:szCs w:val="22"/>
        </w:rPr>
        <w:t>VB-15. How could a nationwide provider directory of FHIR endpoints help improve access to patient data and understanding of claims data sources? What key data elements would be necessary in a nationwide FHIR endpoints directory to maximize its effectiveness?</w:t>
      </w:r>
    </w:p>
    <w:p w14:paraId="5165CDF6" w14:textId="4A2641C7" w:rsidR="00CF3067" w:rsidRPr="00934D13" w:rsidRDefault="00CF3067" w:rsidP="00CF3067">
      <w:pPr>
        <w:rPr>
          <w:sz w:val="22"/>
          <w:szCs w:val="22"/>
        </w:rPr>
      </w:pPr>
      <w:r w:rsidRPr="00934D13">
        <w:rPr>
          <w:sz w:val="22"/>
          <w:szCs w:val="22"/>
        </w:rPr>
        <w:t>Streamline patient data across networks - Enabling FHIR API endpoints across organizations would allow care coordination to happen more efficiently.</w:t>
      </w:r>
    </w:p>
    <w:p w14:paraId="499B384C" w14:textId="711A486A" w:rsidR="00CF3067" w:rsidRPr="00934D13" w:rsidRDefault="00CF3067" w:rsidP="00CF3067">
      <w:pPr>
        <w:rPr>
          <w:sz w:val="22"/>
          <w:szCs w:val="22"/>
        </w:rPr>
      </w:pPr>
      <w:r w:rsidRPr="00934D13">
        <w:rPr>
          <w:sz w:val="22"/>
          <w:szCs w:val="22"/>
          <w:u w:val="single"/>
        </w:rPr>
        <w:t>Removes vendor onboarding burdens</w:t>
      </w:r>
      <w:r w:rsidRPr="00934D13">
        <w:rPr>
          <w:sz w:val="22"/>
          <w:szCs w:val="22"/>
        </w:rPr>
        <w:t xml:space="preserve"> - Often </w:t>
      </w:r>
      <w:r w:rsidR="1644B1CE" w:rsidRPr="0A5E04E8">
        <w:rPr>
          <w:sz w:val="22"/>
          <w:szCs w:val="22"/>
        </w:rPr>
        <w:t>P</w:t>
      </w:r>
      <w:r w:rsidR="0EF1F0C3" w:rsidRPr="0A5E04E8">
        <w:rPr>
          <w:sz w:val="22"/>
          <w:szCs w:val="22"/>
        </w:rPr>
        <w:t>ayers</w:t>
      </w:r>
      <w:r w:rsidRPr="00934D13">
        <w:rPr>
          <w:sz w:val="22"/>
          <w:szCs w:val="22"/>
        </w:rPr>
        <w:t xml:space="preserve"> are asked to create configuration files to support their software implementation. The files are likely of the same data set but required in a specific format for each vendor. A nationwide Provider directory could cut down on the overhead to a </w:t>
      </w:r>
      <w:r w:rsidR="1644B1CE" w:rsidRPr="0A5E04E8">
        <w:rPr>
          <w:sz w:val="22"/>
          <w:szCs w:val="22"/>
        </w:rPr>
        <w:t>Payer</w:t>
      </w:r>
      <w:r w:rsidRPr="00934D13">
        <w:rPr>
          <w:sz w:val="22"/>
          <w:szCs w:val="22"/>
        </w:rPr>
        <w:t xml:space="preserve"> when looking to implement a new tool.</w:t>
      </w:r>
    </w:p>
    <w:p w14:paraId="398433AE" w14:textId="77777777" w:rsidR="00CF3067" w:rsidRPr="00934D13" w:rsidRDefault="00CF3067" w:rsidP="00CF3067">
      <w:pPr>
        <w:rPr>
          <w:sz w:val="22"/>
          <w:szCs w:val="22"/>
        </w:rPr>
      </w:pPr>
      <w:r w:rsidRPr="00934D13">
        <w:rPr>
          <w:sz w:val="22"/>
          <w:szCs w:val="22"/>
          <w:u w:val="single"/>
        </w:rPr>
        <w:t>Benefits specific to VBC programs</w:t>
      </w:r>
      <w:r w:rsidRPr="00934D13">
        <w:rPr>
          <w:sz w:val="22"/>
          <w:szCs w:val="22"/>
        </w:rPr>
        <w:t xml:space="preserve"> - Faster and more reliable data sharing between different organizations, more accurate attribution and care gap identification, and the reduction of administrative overhead and manual efforts.</w:t>
      </w:r>
    </w:p>
    <w:p w14:paraId="7BAFA667" w14:textId="5DDC9151" w:rsidR="00CF3067" w:rsidRPr="0029730D" w:rsidRDefault="00CF3067" w:rsidP="00403D56">
      <w:pPr>
        <w:rPr>
          <w:sz w:val="22"/>
          <w:szCs w:val="22"/>
        </w:rPr>
      </w:pPr>
      <w:r w:rsidRPr="00934D13">
        <w:rPr>
          <w:sz w:val="22"/>
          <w:szCs w:val="22"/>
        </w:rPr>
        <w:t>The directory should include: FHIR Endpoint Metadata, Organization and Provider Details (name, location, NPI, Tax ID/Payer ID, care setting, affiliations), Payer Details (name, LOB, FHIR endpoint for claims APIs), Endpoint data security and trust metadata.</w:t>
      </w:r>
    </w:p>
    <w:p w14:paraId="407C81BE" w14:textId="6265DE01" w:rsidR="00F85BB4" w:rsidRPr="008A58AF" w:rsidRDefault="10401314" w:rsidP="3AFC4EF8">
      <w:pPr>
        <w:rPr>
          <w:b/>
          <w:bCs/>
          <w:sz w:val="28"/>
          <w:szCs w:val="28"/>
          <w:u w:val="single"/>
        </w:rPr>
      </w:pPr>
      <w:r w:rsidRPr="0E1C1339">
        <w:rPr>
          <w:b/>
          <w:bCs/>
          <w:sz w:val="28"/>
          <w:szCs w:val="28"/>
          <w:u w:val="single"/>
        </w:rPr>
        <w:lastRenderedPageBreak/>
        <w:t>Technology</w:t>
      </w:r>
      <w:r w:rsidRPr="3AFC4EF8">
        <w:rPr>
          <w:b/>
          <w:bCs/>
          <w:sz w:val="28"/>
          <w:szCs w:val="28"/>
          <w:u w:val="single"/>
        </w:rPr>
        <w:t xml:space="preserve"> Vendors, Data Providers, and Networks</w:t>
      </w:r>
    </w:p>
    <w:p w14:paraId="661B1444" w14:textId="6DDA518D" w:rsidR="00F85BB4" w:rsidRPr="00FA7478" w:rsidRDefault="7B90E58F" w:rsidP="0FF5BD59">
      <w:pPr>
        <w:rPr>
          <w:rFonts w:eastAsia="Aptos Narrow" w:cs="Aptos Narrow"/>
          <w:color w:val="000000" w:themeColor="text1"/>
          <w:sz w:val="28"/>
          <w:szCs w:val="28"/>
        </w:rPr>
      </w:pPr>
      <w:r w:rsidRPr="0A5E04E8">
        <w:rPr>
          <w:rFonts w:eastAsia="Aptos Narrow" w:cs="Aptos Narrow"/>
          <w:color w:val="000000" w:themeColor="text1"/>
        </w:rPr>
        <w:t>TD-12. Should CMS endorse non-CMS data sources and networks, and if so, what criteria or metrics should CMS consider?</w:t>
      </w:r>
    </w:p>
    <w:p w14:paraId="556339D4" w14:textId="26D5C049" w:rsidR="00F85BB4" w:rsidRPr="00FA7478" w:rsidRDefault="7B90E58F" w:rsidP="41401956">
      <w:pPr>
        <w:rPr>
          <w:rFonts w:eastAsia="Aptos Narrow" w:cs="Aptos Narrow"/>
          <w:color w:val="000000" w:themeColor="text1"/>
          <w:sz w:val="28"/>
          <w:szCs w:val="28"/>
        </w:rPr>
      </w:pPr>
      <w:r w:rsidRPr="0A5E04E8">
        <w:rPr>
          <w:rFonts w:eastAsia="Aptos Narrow" w:cs="Aptos Narrow"/>
          <w:color w:val="000000" w:themeColor="text1"/>
        </w:rPr>
        <w:t>There is an opportunity to collect and provide information that is available</w:t>
      </w:r>
      <w:r w:rsidR="0EF1F0C3" w:rsidRPr="0A5E04E8">
        <w:rPr>
          <w:rFonts w:eastAsia="Aptos Narrow" w:cs="Aptos Narrow"/>
          <w:color w:val="000000" w:themeColor="text1"/>
        </w:rPr>
        <w:t xml:space="preserve"> through the</w:t>
      </w:r>
      <w:r w:rsidRPr="0A5E04E8">
        <w:rPr>
          <w:rFonts w:eastAsia="Aptos Narrow" w:cs="Aptos Narrow"/>
          <w:color w:val="000000" w:themeColor="text1"/>
        </w:rPr>
        <w:t xml:space="preserve"> US census, FDA and other government agencies pertaining to patients SDOH such as Education, Income levels, Access to </w:t>
      </w:r>
      <w:r w:rsidR="0EF1F0C3" w:rsidRPr="0A5E04E8">
        <w:rPr>
          <w:rFonts w:eastAsia="Aptos Narrow" w:cs="Aptos Narrow"/>
          <w:color w:val="000000" w:themeColor="text1"/>
        </w:rPr>
        <w:t>C</w:t>
      </w:r>
      <w:r w:rsidRPr="0A5E04E8">
        <w:rPr>
          <w:rFonts w:eastAsia="Aptos Narrow" w:cs="Aptos Narrow"/>
          <w:color w:val="000000" w:themeColor="text1"/>
        </w:rPr>
        <w:t>are, Race/Ethnicity, Food Deserts, etc. or Price Transparency data in a standard format, as well as providing it in a high quality, single source of truth, secure, interoperable manner that would be compliant with privacy and data use policies. This can be</w:t>
      </w:r>
      <w:r w:rsidR="02E72C89" w:rsidRPr="0A5E04E8">
        <w:rPr>
          <w:rFonts w:eastAsia="Aptos Narrow" w:cs="Aptos Narrow"/>
          <w:color w:val="000000" w:themeColor="text1"/>
        </w:rPr>
        <w:t xml:space="preserve"> done</w:t>
      </w:r>
      <w:r w:rsidRPr="0A5E04E8">
        <w:rPr>
          <w:rFonts w:eastAsia="Aptos Narrow" w:cs="Aptos Narrow"/>
          <w:color w:val="000000" w:themeColor="text1"/>
        </w:rPr>
        <w:t xml:space="preserve"> through endorsed non-CMS vendors that make and organize public information while maintaining CMS standards.</w:t>
      </w:r>
    </w:p>
    <w:p w14:paraId="640B853F" w14:textId="6365BD0B" w:rsidR="00F85BB4" w:rsidRPr="007F7A98" w:rsidRDefault="00F85BB4" w:rsidP="0FF5BD59">
      <w:pPr>
        <w:rPr>
          <w:b/>
          <w:bCs/>
          <w:sz w:val="28"/>
          <w:szCs w:val="28"/>
          <w:u w:val="single"/>
        </w:rPr>
      </w:pPr>
    </w:p>
    <w:p w14:paraId="27E07F63" w14:textId="7198E674" w:rsidR="00F85BB4" w:rsidRPr="00FA7478" w:rsidRDefault="7B90E58F" w:rsidP="1641D784">
      <w:pPr>
        <w:rPr>
          <w:rFonts w:eastAsia="Aptos Narrow" w:cs="Aptos Narrow"/>
          <w:color w:val="242424"/>
          <w:sz w:val="28"/>
          <w:szCs w:val="28"/>
        </w:rPr>
      </w:pPr>
      <w:r w:rsidRPr="0A5E04E8">
        <w:rPr>
          <w:rFonts w:eastAsia="Aptos Narrow" w:cs="Aptos Narrow"/>
          <w:color w:val="242424"/>
        </w:rPr>
        <w:t>TD-13. What new opportunities and advancements could emerge with APIs providing access to the entirety of a patient's electronic health information (EHI)?</w:t>
      </w:r>
    </w:p>
    <w:p w14:paraId="42B93EDC" w14:textId="1DE72D4F" w:rsidR="00F85BB4" w:rsidRPr="00FA7478" w:rsidRDefault="3D74B190" w:rsidP="60C79E7F">
      <w:pPr>
        <w:rPr>
          <w:rFonts w:eastAsia="Aptos Narrow" w:cs="Aptos Narrow"/>
          <w:color w:val="000000" w:themeColor="text1"/>
          <w:sz w:val="28"/>
          <w:szCs w:val="28"/>
        </w:rPr>
      </w:pPr>
      <w:r w:rsidRPr="0A5E04E8">
        <w:rPr>
          <w:rFonts w:eastAsia="Aptos Narrow" w:cs="Aptos Narrow"/>
          <w:color w:val="000000" w:themeColor="text1"/>
        </w:rPr>
        <w:t xml:space="preserve">CMS encourages organizations to provide APIs </w:t>
      </w:r>
      <w:r w:rsidR="3ACD21F6" w:rsidRPr="0A5E04E8">
        <w:rPr>
          <w:rFonts w:eastAsia="Aptos Narrow" w:cs="Aptos Narrow"/>
          <w:color w:val="000000" w:themeColor="text1"/>
        </w:rPr>
        <w:t>specifically</w:t>
      </w:r>
      <w:r w:rsidRPr="0A5E04E8">
        <w:rPr>
          <w:rFonts w:eastAsia="Aptos Narrow" w:cs="Aptos Narrow"/>
          <w:color w:val="000000" w:themeColor="text1"/>
        </w:rPr>
        <w:t xml:space="preserve"> for sharing patient data</w:t>
      </w:r>
      <w:r w:rsidR="6D70106E" w:rsidRPr="0A5E04E8">
        <w:rPr>
          <w:rFonts w:eastAsia="Aptos Narrow" w:cs="Aptos Narrow"/>
          <w:color w:val="000000" w:themeColor="text1"/>
        </w:rPr>
        <w:t>.</w:t>
      </w:r>
      <w:r w:rsidRPr="0A5E04E8">
        <w:rPr>
          <w:rFonts w:eastAsia="Aptos Narrow" w:cs="Aptos Narrow"/>
          <w:color w:val="000000" w:themeColor="text1"/>
        </w:rPr>
        <w:t xml:space="preserve"> </w:t>
      </w:r>
      <w:r w:rsidR="6BE28496" w:rsidRPr="0A5E04E8">
        <w:rPr>
          <w:rFonts w:eastAsia="Aptos Narrow" w:cs="Aptos Narrow"/>
          <w:color w:val="000000" w:themeColor="text1"/>
        </w:rPr>
        <w:t>H</w:t>
      </w:r>
      <w:r w:rsidRPr="0A5E04E8">
        <w:rPr>
          <w:rFonts w:eastAsia="Aptos Narrow" w:cs="Aptos Narrow"/>
          <w:color w:val="000000" w:themeColor="text1"/>
        </w:rPr>
        <w:t xml:space="preserve">owever, </w:t>
      </w:r>
      <w:r w:rsidR="22DE670F" w:rsidRPr="0A5E04E8">
        <w:rPr>
          <w:rFonts w:eastAsia="Aptos Narrow" w:cs="Aptos Narrow"/>
          <w:color w:val="000000" w:themeColor="text1"/>
        </w:rPr>
        <w:t>today there are</w:t>
      </w:r>
      <w:r w:rsidRPr="0A5E04E8">
        <w:rPr>
          <w:rFonts w:eastAsia="Aptos Narrow" w:cs="Aptos Narrow"/>
          <w:color w:val="000000" w:themeColor="text1"/>
        </w:rPr>
        <w:t xml:space="preserve"> limits </w:t>
      </w:r>
      <w:r w:rsidR="03127F8E" w:rsidRPr="0A5E04E8">
        <w:rPr>
          <w:rFonts w:eastAsia="Aptos Narrow" w:cs="Aptos Narrow"/>
          <w:color w:val="000000" w:themeColor="text1"/>
        </w:rPr>
        <w:t xml:space="preserve">on </w:t>
      </w:r>
      <w:r w:rsidRPr="0A5E04E8">
        <w:rPr>
          <w:rFonts w:eastAsia="Aptos Narrow" w:cs="Aptos Narrow"/>
          <w:color w:val="000000" w:themeColor="text1"/>
        </w:rPr>
        <w:t xml:space="preserve">the use cases </w:t>
      </w:r>
      <w:r w:rsidR="6B864CDB" w:rsidRPr="0A5E04E8">
        <w:rPr>
          <w:rFonts w:eastAsia="Aptos Narrow" w:cs="Aptos Narrow"/>
          <w:color w:val="000000" w:themeColor="text1"/>
        </w:rPr>
        <w:t xml:space="preserve">for data access, </w:t>
      </w:r>
      <w:r w:rsidRPr="0A5E04E8">
        <w:rPr>
          <w:rFonts w:eastAsia="Aptos Narrow" w:cs="Aptos Narrow"/>
          <w:color w:val="000000" w:themeColor="text1"/>
        </w:rPr>
        <w:t xml:space="preserve">which </w:t>
      </w:r>
      <w:proofErr w:type="gramStart"/>
      <w:r w:rsidR="0F97F37C" w:rsidRPr="0A5E04E8">
        <w:rPr>
          <w:rFonts w:eastAsia="Aptos Narrow" w:cs="Aptos Narrow"/>
          <w:color w:val="000000" w:themeColor="text1"/>
        </w:rPr>
        <w:t>doesn’t</w:t>
      </w:r>
      <w:proofErr w:type="gramEnd"/>
      <w:r w:rsidR="0F97F37C" w:rsidRPr="0A5E04E8">
        <w:rPr>
          <w:rFonts w:eastAsia="Aptos Narrow" w:cs="Aptos Narrow"/>
          <w:color w:val="000000" w:themeColor="text1"/>
        </w:rPr>
        <w:t xml:space="preserve"> support all the payer and provider needs.</w:t>
      </w:r>
      <w:r w:rsidRPr="0A5E04E8">
        <w:rPr>
          <w:rFonts w:eastAsia="Aptos Narrow" w:cs="Aptos Narrow"/>
          <w:color w:val="000000" w:themeColor="text1"/>
        </w:rPr>
        <w:t xml:space="preserve"> For example, an opportunity that Payers </w:t>
      </w:r>
      <w:r w:rsidR="0EF1F0C3" w:rsidRPr="0A5E04E8">
        <w:rPr>
          <w:rFonts w:eastAsia="Aptos Narrow" w:cs="Aptos Narrow"/>
          <w:color w:val="000000" w:themeColor="text1"/>
        </w:rPr>
        <w:t>(</w:t>
      </w:r>
      <w:r w:rsidR="00A3023A" w:rsidRPr="0A5E04E8">
        <w:rPr>
          <w:rFonts w:eastAsia="Aptos Narrow" w:cs="Aptos Narrow"/>
          <w:color w:val="000000" w:themeColor="text1"/>
        </w:rPr>
        <w:t>and, consequently</w:t>
      </w:r>
      <w:r w:rsidR="0EF1F0C3" w:rsidRPr="0A5E04E8">
        <w:rPr>
          <w:rFonts w:eastAsia="Aptos Narrow" w:cs="Aptos Narrow"/>
          <w:color w:val="000000" w:themeColor="text1"/>
        </w:rPr>
        <w:t xml:space="preserve">, those Payers’ Participating </w:t>
      </w:r>
      <w:r w:rsidRPr="0A5E04E8">
        <w:rPr>
          <w:rFonts w:eastAsia="Aptos Narrow" w:cs="Aptos Narrow"/>
          <w:color w:val="000000" w:themeColor="text1"/>
        </w:rPr>
        <w:t xml:space="preserve">Providers </w:t>
      </w:r>
      <w:r w:rsidR="0EF1F0C3" w:rsidRPr="0A5E04E8">
        <w:rPr>
          <w:rFonts w:eastAsia="Aptos Narrow" w:cs="Aptos Narrow"/>
          <w:color w:val="000000" w:themeColor="text1"/>
        </w:rPr>
        <w:t xml:space="preserve">who develop a verified treatment relationship with an enrollee of that Payer) </w:t>
      </w:r>
      <w:r w:rsidRPr="0A5E04E8">
        <w:rPr>
          <w:rFonts w:eastAsia="Aptos Narrow" w:cs="Aptos Narrow"/>
          <w:color w:val="000000" w:themeColor="text1"/>
        </w:rPr>
        <w:t xml:space="preserve">could benefit </w:t>
      </w:r>
      <w:r w:rsidR="4876B9DF" w:rsidRPr="0A5E04E8">
        <w:rPr>
          <w:rFonts w:eastAsia="Aptos Narrow" w:cs="Aptos Narrow"/>
          <w:color w:val="000000" w:themeColor="text1"/>
        </w:rPr>
        <w:t xml:space="preserve">from </w:t>
      </w:r>
      <w:r w:rsidRPr="0A5E04E8">
        <w:rPr>
          <w:rFonts w:eastAsia="Aptos Narrow" w:cs="Aptos Narrow"/>
          <w:color w:val="000000" w:themeColor="text1"/>
        </w:rPr>
        <w:t xml:space="preserve">would be access to the entirety of </w:t>
      </w:r>
      <w:r w:rsidR="10DF278F" w:rsidRPr="0A5E04E8">
        <w:rPr>
          <w:rFonts w:eastAsia="Aptos Narrow" w:cs="Aptos Narrow"/>
          <w:color w:val="000000" w:themeColor="text1"/>
        </w:rPr>
        <w:t xml:space="preserve">a patient’s </w:t>
      </w:r>
      <w:r w:rsidRPr="0A5E04E8">
        <w:rPr>
          <w:rFonts w:eastAsia="Aptos Narrow" w:cs="Aptos Narrow"/>
          <w:color w:val="000000" w:themeColor="text1"/>
        </w:rPr>
        <w:t xml:space="preserve">clinical data for newly enrolled patients that may have participated with </w:t>
      </w:r>
      <w:r w:rsidR="66B68B83" w:rsidRPr="0A5E04E8">
        <w:rPr>
          <w:rFonts w:eastAsia="Aptos Narrow" w:cs="Aptos Narrow"/>
          <w:color w:val="000000" w:themeColor="text1"/>
        </w:rPr>
        <w:t xml:space="preserve">other </w:t>
      </w:r>
      <w:r w:rsidRPr="0A5E04E8">
        <w:rPr>
          <w:rFonts w:eastAsia="Aptos Narrow" w:cs="Aptos Narrow"/>
          <w:color w:val="000000" w:themeColor="text1"/>
        </w:rPr>
        <w:t>provider</w:t>
      </w:r>
      <w:r w:rsidR="29A33E8D" w:rsidRPr="0A5E04E8">
        <w:rPr>
          <w:rFonts w:eastAsia="Aptos Narrow" w:cs="Aptos Narrow"/>
          <w:color w:val="000000" w:themeColor="text1"/>
        </w:rPr>
        <w:t>s</w:t>
      </w:r>
      <w:r w:rsidRPr="0A5E04E8">
        <w:rPr>
          <w:rFonts w:eastAsia="Aptos Narrow" w:cs="Aptos Narrow"/>
          <w:color w:val="000000" w:themeColor="text1"/>
        </w:rPr>
        <w:t>.</w:t>
      </w:r>
    </w:p>
    <w:p w14:paraId="52F8E2BE" w14:textId="46CB0C29" w:rsidR="00F85BB4" w:rsidRPr="008A58AF" w:rsidRDefault="14BD476B" w:rsidP="002D3097">
      <w:pPr>
        <w:rPr>
          <w:b/>
          <w:bCs/>
          <w:sz w:val="28"/>
          <w:szCs w:val="28"/>
          <w:u w:val="single"/>
        </w:rPr>
      </w:pPr>
      <w:r w:rsidRPr="2642BFBC">
        <w:rPr>
          <w:b/>
          <w:bCs/>
          <w:sz w:val="28"/>
          <w:szCs w:val="28"/>
          <w:u w:val="single"/>
        </w:rPr>
        <w:t>Providers:</w:t>
      </w:r>
    </w:p>
    <w:p w14:paraId="0D547201" w14:textId="4A229686" w:rsidR="00F85BB4" w:rsidRPr="008A58AF" w:rsidRDefault="00F85BB4" w:rsidP="00F85BB4">
      <w:pPr>
        <w:pStyle w:val="ListParagraph"/>
        <w:numPr>
          <w:ilvl w:val="0"/>
          <w:numId w:val="3"/>
        </w:numPr>
        <w:rPr>
          <w:b/>
          <w:bCs/>
        </w:rPr>
      </w:pPr>
      <w:r w:rsidRPr="007F7A98">
        <w:rPr>
          <w:b/>
          <w:bCs/>
        </w:rPr>
        <w:t>Digital Health Apps</w:t>
      </w:r>
      <w:r w:rsidR="00AF3DD4" w:rsidRPr="007F7A98">
        <w:rPr>
          <w:b/>
          <w:bCs/>
        </w:rPr>
        <w:t xml:space="preserve"> (</w:t>
      </w:r>
      <w:r w:rsidR="00D50E7D" w:rsidRPr="007F7A98">
        <w:rPr>
          <w:b/>
          <w:bCs/>
        </w:rPr>
        <w:t xml:space="preserve">response to </w:t>
      </w:r>
      <w:r w:rsidR="00AF3DD4" w:rsidRPr="007F7A98">
        <w:rPr>
          <w:b/>
          <w:bCs/>
        </w:rPr>
        <w:t>PR-1, PR-2, PR-3, PR-4)</w:t>
      </w:r>
    </w:p>
    <w:p w14:paraId="1999F1F7" w14:textId="0FE0F68B" w:rsidR="001A3ACF" w:rsidRPr="007F7A98" w:rsidRDefault="00FF602C" w:rsidP="00AD6CB7">
      <w:pPr>
        <w:pStyle w:val="ListParagraph"/>
        <w:ind w:left="360"/>
      </w:pPr>
      <w:r w:rsidRPr="007F7A98">
        <w:t xml:space="preserve">Digital Health apps </w:t>
      </w:r>
      <w:r w:rsidR="0029606E" w:rsidRPr="007F7A98">
        <w:t>have created a way of engaging patients deeper in the</w:t>
      </w:r>
      <w:r w:rsidR="00E24F1E" w:rsidRPr="007F7A98">
        <w:t xml:space="preserve"> management and ownership of their </w:t>
      </w:r>
      <w:r w:rsidR="0029606E" w:rsidRPr="007F7A98">
        <w:t>health</w:t>
      </w:r>
      <w:r w:rsidR="00E24F1E" w:rsidRPr="007F7A98">
        <w:t xml:space="preserve">. </w:t>
      </w:r>
      <w:r w:rsidR="000A5899" w:rsidRPr="007F7A98">
        <w:t>Generally</w:t>
      </w:r>
      <w:r w:rsidR="00704A5A" w:rsidRPr="007F7A98">
        <w:t>,</w:t>
      </w:r>
      <w:r w:rsidR="000A5899" w:rsidRPr="007F7A98">
        <w:t xml:space="preserve"> the ability to have more information at a patient’s fingertips regarding their health is a positive, however there are some risks</w:t>
      </w:r>
      <w:r w:rsidR="00082D8F" w:rsidRPr="007F7A98">
        <w:t xml:space="preserve"> including </w:t>
      </w:r>
      <w:r w:rsidR="002C4A88" w:rsidRPr="007F7A98">
        <w:t>misleading / inaccurate information</w:t>
      </w:r>
      <w:r w:rsidR="0056675C" w:rsidRPr="007F7A98">
        <w:t xml:space="preserve"> and </w:t>
      </w:r>
      <w:r w:rsidR="001E5DBF" w:rsidRPr="007F7A98">
        <w:t xml:space="preserve">lack of knowledge to know how to respond to the information available </w:t>
      </w:r>
      <w:r w:rsidR="00F77133" w:rsidRPr="007F7A98">
        <w:t xml:space="preserve">that could lead to unintended </w:t>
      </w:r>
      <w:r w:rsidR="001A3ACF" w:rsidRPr="007F7A98">
        <w:t xml:space="preserve">consequences </w:t>
      </w:r>
      <w:r w:rsidR="00E41592" w:rsidRPr="007F7A98">
        <w:t xml:space="preserve">which increase the burden on providers </w:t>
      </w:r>
      <w:r w:rsidR="001A3ACF" w:rsidRPr="007F7A98">
        <w:t xml:space="preserve">such as </w:t>
      </w:r>
      <w:r w:rsidR="002F2D2D" w:rsidRPr="007F7A98">
        <w:t>increases in emergency room visits</w:t>
      </w:r>
      <w:r w:rsidR="00FD37E4" w:rsidRPr="007F7A98">
        <w:t xml:space="preserve">, doctor </w:t>
      </w:r>
      <w:r w:rsidR="00271AD3" w:rsidRPr="007F7A98">
        <w:t>appointments</w:t>
      </w:r>
      <w:r w:rsidR="001559BE" w:rsidRPr="007F7A98">
        <w:t>, as a result of</w:t>
      </w:r>
      <w:r w:rsidR="00B843F6" w:rsidRPr="007F7A98">
        <w:t xml:space="preserve"> perceived </w:t>
      </w:r>
      <w:r w:rsidR="006B2E18" w:rsidRPr="007F7A98">
        <w:t>conditions</w:t>
      </w:r>
      <w:r w:rsidR="00B843F6" w:rsidRPr="007F7A98">
        <w:t xml:space="preserve"> or issues. </w:t>
      </w:r>
    </w:p>
    <w:p w14:paraId="3F585AEB" w14:textId="77777777" w:rsidR="007343BA" w:rsidRPr="007F7A98" w:rsidRDefault="007343BA" w:rsidP="00B9509D">
      <w:pPr>
        <w:pStyle w:val="ListParagraph"/>
        <w:spacing w:line="240" w:lineRule="auto"/>
        <w:ind w:left="360"/>
      </w:pPr>
    </w:p>
    <w:p w14:paraId="47069EF0" w14:textId="77777777" w:rsidR="006D566F" w:rsidRPr="007F7A98" w:rsidRDefault="007343BA" w:rsidP="00AD6CB7">
      <w:pPr>
        <w:pStyle w:val="ListParagraph"/>
        <w:ind w:left="360"/>
      </w:pPr>
      <w:r w:rsidRPr="007F7A98">
        <w:t xml:space="preserve">From a Provider perspective, digital health apps and wearables create a new stream of </w:t>
      </w:r>
      <w:r w:rsidR="00E349E2" w:rsidRPr="007F7A98">
        <w:t>patient health information</w:t>
      </w:r>
      <w:r w:rsidR="00D27FD4" w:rsidRPr="007F7A98">
        <w:t xml:space="preserve"> which can </w:t>
      </w:r>
      <w:r w:rsidR="004D2000" w:rsidRPr="007F7A98">
        <w:t>provide</w:t>
      </w:r>
      <w:r w:rsidR="00D27FD4" w:rsidRPr="007F7A98">
        <w:t xml:space="preserve"> visibility </w:t>
      </w:r>
      <w:r w:rsidR="004D2000" w:rsidRPr="007F7A98">
        <w:t>in</w:t>
      </w:r>
      <w:r w:rsidR="00D27FD4" w:rsidRPr="007F7A98">
        <w:t xml:space="preserve">to how a patient is doing between </w:t>
      </w:r>
      <w:r w:rsidR="00EE5E40" w:rsidRPr="007F7A98">
        <w:t>provider</w:t>
      </w:r>
      <w:r w:rsidR="00D27FD4" w:rsidRPr="007F7A98">
        <w:t xml:space="preserve"> interactions</w:t>
      </w:r>
      <w:r w:rsidR="0031282C" w:rsidRPr="007F7A98">
        <w:t xml:space="preserve"> and support a more engaged care plan</w:t>
      </w:r>
      <w:r w:rsidR="003552A5" w:rsidRPr="007F7A98">
        <w:t xml:space="preserve">. Challenges are created in </w:t>
      </w:r>
      <w:r w:rsidR="00385AA9" w:rsidRPr="007F7A98">
        <w:t>providers’</w:t>
      </w:r>
      <w:r w:rsidR="003552A5" w:rsidRPr="007F7A98">
        <w:t xml:space="preserve"> consumption of this data as it </w:t>
      </w:r>
      <w:r w:rsidR="00EF099F" w:rsidRPr="007F7A98">
        <w:t>brings in both structured and unstructured data</w:t>
      </w:r>
      <w:r w:rsidR="00801959" w:rsidRPr="007F7A98">
        <w:t xml:space="preserve">. To </w:t>
      </w:r>
      <w:r w:rsidR="00193388" w:rsidRPr="007F7A98">
        <w:t xml:space="preserve">leverage unstructured data effectively, providers need the </w:t>
      </w:r>
      <w:r w:rsidR="00385AA9" w:rsidRPr="007F7A98">
        <w:t xml:space="preserve">right </w:t>
      </w:r>
      <w:r w:rsidR="00385AA9" w:rsidRPr="007F7A98">
        <w:lastRenderedPageBreak/>
        <w:t>technology (</w:t>
      </w:r>
      <w:proofErr w:type="gramStart"/>
      <w:r w:rsidR="00385AA9" w:rsidRPr="007F7A98">
        <w:t>i.e.</w:t>
      </w:r>
      <w:proofErr w:type="gramEnd"/>
      <w:r w:rsidR="00385AA9" w:rsidRPr="007F7A98">
        <w:t xml:space="preserve"> Natural Language Processing) to </w:t>
      </w:r>
      <w:r w:rsidR="002D6189" w:rsidRPr="007F7A98">
        <w:t>parse the data</w:t>
      </w:r>
      <w:r w:rsidR="00ED17BD" w:rsidRPr="007F7A98">
        <w:t xml:space="preserve"> to make appropriate use of it to inform care decisions. </w:t>
      </w:r>
      <w:r w:rsidR="00B82C22" w:rsidRPr="007F7A98">
        <w:t>Without AI-driven software</w:t>
      </w:r>
      <w:r w:rsidR="00584851" w:rsidRPr="007F7A98">
        <w:t>, data from digital health apps</w:t>
      </w:r>
      <w:r w:rsidR="006C1D23" w:rsidRPr="007F7A98">
        <w:t xml:space="preserve"> has the potential to </w:t>
      </w:r>
      <w:r w:rsidR="009A3B2F" w:rsidRPr="007F7A98">
        <w:t xml:space="preserve">burden providers with too much data that </w:t>
      </w:r>
      <w:proofErr w:type="gramStart"/>
      <w:r w:rsidR="009A3B2F" w:rsidRPr="007F7A98">
        <w:t>can’t</w:t>
      </w:r>
      <w:proofErr w:type="gramEnd"/>
      <w:r w:rsidR="009A3B2F" w:rsidRPr="007F7A98">
        <w:t xml:space="preserve"> be used. </w:t>
      </w:r>
    </w:p>
    <w:p w14:paraId="3AA842E0" w14:textId="25A506E7" w:rsidR="007343BA" w:rsidRPr="007F7A98" w:rsidRDefault="00193388" w:rsidP="00B9509D">
      <w:pPr>
        <w:pStyle w:val="ListParagraph"/>
        <w:spacing w:line="240" w:lineRule="auto"/>
        <w:ind w:left="360"/>
      </w:pPr>
      <w:r w:rsidRPr="007F7A98">
        <w:t xml:space="preserve"> </w:t>
      </w:r>
      <w:r w:rsidR="00C1054B" w:rsidRPr="007F7A98">
        <w:t xml:space="preserve"> </w:t>
      </w:r>
    </w:p>
    <w:p w14:paraId="0F1C3A41" w14:textId="3C02A436" w:rsidR="00F5464A" w:rsidRDefault="00F5464A" w:rsidP="00F63D3D">
      <w:pPr>
        <w:ind w:left="360"/>
      </w:pPr>
      <w:r w:rsidRPr="007F7A98">
        <w:t>In terms of relative importance</w:t>
      </w:r>
      <w:r w:rsidR="002B48BE" w:rsidRPr="007F7A98">
        <w:t>, Providers generate roughly 137 terabytes of data every day</w:t>
      </w:r>
      <w:r w:rsidR="00B75950" w:rsidRPr="007F7A98">
        <w:t>, however 97% of data is going unused</w:t>
      </w:r>
      <w:r w:rsidR="0001727F" w:rsidRPr="007F7A98">
        <w:rPr>
          <w:vertAlign w:val="superscript"/>
        </w:rPr>
        <w:t>1</w:t>
      </w:r>
      <w:r w:rsidR="0001727F" w:rsidRPr="007F7A98">
        <w:t xml:space="preserve">. </w:t>
      </w:r>
      <w:r w:rsidR="009F0344" w:rsidRPr="007F7A98">
        <w:t>We are supportive of efforts that encourage the further use of the data and encourage sharing between patients and providers</w:t>
      </w:r>
      <w:proofErr w:type="gramStart"/>
      <w:r w:rsidR="009F0344" w:rsidRPr="007F7A98">
        <w:t xml:space="preserve">. </w:t>
      </w:r>
      <w:r w:rsidR="00985268" w:rsidRPr="007F7A98">
        <w:t xml:space="preserve"> </w:t>
      </w:r>
      <w:proofErr w:type="gramEnd"/>
      <w:r w:rsidR="00985268" w:rsidRPr="007F7A98">
        <w:t xml:space="preserve"> </w:t>
      </w:r>
      <w:r w:rsidR="009F0344" w:rsidRPr="007F7A98">
        <w:t xml:space="preserve">Steps should be taken to better encourage and enable patients to share heath app data with their providers or for data aggregation in a direct manner, since typically this data is not typically integrated or available to providers; nor in a way that is easy to share. </w:t>
      </w:r>
      <w:r w:rsidR="00F63D3D">
        <w:t>Statistics show that 30% of Americans use wearables and only 25% of them even share data with their Provider</w:t>
      </w:r>
      <w:r w:rsidR="00FE2710" w:rsidRPr="00FE2710">
        <w:rPr>
          <w:vertAlign w:val="superscript"/>
        </w:rPr>
        <w:t>2</w:t>
      </w:r>
      <w:r w:rsidR="00F63D3D">
        <w:t xml:space="preserve">. </w:t>
      </w:r>
    </w:p>
    <w:p w14:paraId="69E7763B" w14:textId="6859BDAC" w:rsidR="00575A1B" w:rsidRPr="00B9509D" w:rsidRDefault="00575A1B" w:rsidP="00F63D3D">
      <w:pPr>
        <w:pStyle w:val="ListParagraph"/>
        <w:numPr>
          <w:ilvl w:val="0"/>
          <w:numId w:val="6"/>
        </w:numPr>
        <w:spacing w:after="0" w:line="240" w:lineRule="auto"/>
        <w:rPr>
          <w:sz w:val="16"/>
          <w:szCs w:val="16"/>
        </w:rPr>
      </w:pPr>
      <w:r w:rsidRPr="00B9509D">
        <w:rPr>
          <w:sz w:val="16"/>
          <w:szCs w:val="16"/>
        </w:rPr>
        <w:t xml:space="preserve">“What's moving the needle toward value-based care?,” Definitive Healthcare,  </w:t>
      </w:r>
      <w:hyperlink r:id="rId8" w:history="1">
        <w:r w:rsidRPr="00B9509D">
          <w:rPr>
            <w:rStyle w:val="Hyperlink"/>
            <w:sz w:val="16"/>
            <w:szCs w:val="16"/>
          </w:rPr>
          <w:t>https://www.definitivehc.com/blog/trends-value-based-care</w:t>
        </w:r>
      </w:hyperlink>
    </w:p>
    <w:p w14:paraId="4FF3A768" w14:textId="30BB7FD0" w:rsidR="00FE2710" w:rsidRPr="00B9509D" w:rsidRDefault="00FE2710" w:rsidP="00F63D3D">
      <w:pPr>
        <w:pStyle w:val="ListParagraph"/>
        <w:numPr>
          <w:ilvl w:val="0"/>
          <w:numId w:val="6"/>
        </w:numPr>
        <w:spacing w:after="0" w:line="240" w:lineRule="auto"/>
        <w:rPr>
          <w:sz w:val="16"/>
          <w:szCs w:val="16"/>
        </w:rPr>
      </w:pPr>
      <w:r w:rsidRPr="00B9509D">
        <w:rPr>
          <w:sz w:val="16"/>
          <w:szCs w:val="16"/>
        </w:rPr>
        <w:t>“Study reveals wearable device trends among U.S. adult</w:t>
      </w:r>
      <w:r w:rsidR="00B9509D" w:rsidRPr="00B9509D">
        <w:rPr>
          <w:sz w:val="16"/>
          <w:szCs w:val="16"/>
        </w:rPr>
        <w:t>s”</w:t>
      </w:r>
      <w:r w:rsidRPr="00B9509D">
        <w:rPr>
          <w:sz w:val="16"/>
          <w:szCs w:val="16"/>
        </w:rPr>
        <w:t xml:space="preserve"> </w:t>
      </w:r>
      <w:hyperlink r:id="rId9" w:anchor=":~:text=Almost%20one%20in%20three%20Americans,published%20in%20JAMA%20Network%20Open%20" w:history="1">
        <w:r w:rsidR="00B9509D" w:rsidRPr="00B9509D">
          <w:rPr>
            <w:rStyle w:val="Hyperlink"/>
            <w:sz w:val="16"/>
            <w:szCs w:val="16"/>
          </w:rPr>
          <w:t>https://www.nhlbi.nih.gov/news/2023/study-reveals-wearable-device-trends-among-us-adults#:~:text=Almost%20one%20in%20three%20Americans,published%20in%20JAMA%20Network%20Open%20</w:t>
        </w:r>
      </w:hyperlink>
      <w:r w:rsidR="00B9509D" w:rsidRPr="00B9509D">
        <w:rPr>
          <w:sz w:val="16"/>
          <w:szCs w:val="16"/>
        </w:rPr>
        <w:t xml:space="preserve">. </w:t>
      </w:r>
    </w:p>
    <w:p w14:paraId="58BEC2A5" w14:textId="77777777" w:rsidR="008A58AF" w:rsidRDefault="008A58AF" w:rsidP="008A58AF">
      <w:pPr>
        <w:pStyle w:val="ListParagraph"/>
      </w:pPr>
    </w:p>
    <w:p w14:paraId="19FEFF9B" w14:textId="43AA0443" w:rsidR="00F85BB4" w:rsidRPr="008A58AF" w:rsidRDefault="00F85BB4" w:rsidP="00F85BB4">
      <w:pPr>
        <w:pStyle w:val="ListParagraph"/>
        <w:numPr>
          <w:ilvl w:val="0"/>
          <w:numId w:val="3"/>
        </w:numPr>
        <w:rPr>
          <w:b/>
          <w:bCs/>
        </w:rPr>
      </w:pPr>
      <w:r w:rsidRPr="008A58AF">
        <w:rPr>
          <w:b/>
          <w:bCs/>
        </w:rPr>
        <w:t>Data Exchange</w:t>
      </w:r>
      <w:r w:rsidR="00212C5C">
        <w:rPr>
          <w:b/>
          <w:bCs/>
        </w:rPr>
        <w:t xml:space="preserve"> (response to PR-5)</w:t>
      </w:r>
    </w:p>
    <w:p w14:paraId="4B40925B" w14:textId="60E5EEE4" w:rsidR="00544AA9" w:rsidRPr="00212C5C" w:rsidRDefault="005B437F" w:rsidP="00544AA9">
      <w:pPr>
        <w:ind w:left="360"/>
        <w:rPr>
          <w:color w:val="000000" w:themeColor="text1"/>
        </w:rPr>
      </w:pPr>
      <w:r w:rsidRPr="00212C5C">
        <w:rPr>
          <w:color w:val="000000" w:themeColor="text1"/>
        </w:rPr>
        <w:t>Inovalon supports</w:t>
      </w:r>
      <w:r w:rsidR="00643E4D" w:rsidRPr="00212C5C">
        <w:rPr>
          <w:color w:val="000000" w:themeColor="text1"/>
        </w:rPr>
        <w:t xml:space="preserve"> all </w:t>
      </w:r>
      <w:r w:rsidR="00360B5D" w:rsidRPr="00212C5C">
        <w:rPr>
          <w:color w:val="000000" w:themeColor="text1"/>
        </w:rPr>
        <w:t xml:space="preserve">APIs </w:t>
      </w:r>
      <w:r w:rsidR="00CB6CFB" w:rsidRPr="00212C5C">
        <w:rPr>
          <w:color w:val="000000" w:themeColor="text1"/>
        </w:rPr>
        <w:t>documented in the Data Exchange</w:t>
      </w:r>
      <w:r w:rsidR="00BF30DA" w:rsidRPr="00212C5C">
        <w:rPr>
          <w:color w:val="000000" w:themeColor="text1"/>
        </w:rPr>
        <w:t xml:space="preserve"> section</w:t>
      </w:r>
      <w:r w:rsidR="002E24D7" w:rsidRPr="00212C5C">
        <w:rPr>
          <w:color w:val="000000" w:themeColor="text1"/>
        </w:rPr>
        <w:t xml:space="preserve"> of the Provider portion of the RF</w:t>
      </w:r>
      <w:r w:rsidR="009C2CD1" w:rsidRPr="00212C5C">
        <w:rPr>
          <w:color w:val="000000" w:themeColor="text1"/>
        </w:rPr>
        <w:t xml:space="preserve">I, except for </w:t>
      </w:r>
      <w:r w:rsidR="00AC0561" w:rsidRPr="00212C5C">
        <w:rPr>
          <w:color w:val="000000" w:themeColor="text1"/>
        </w:rPr>
        <w:t>Bulk FHIR and SMART o</w:t>
      </w:r>
      <w:r w:rsidR="00F66115" w:rsidRPr="00212C5C">
        <w:rPr>
          <w:color w:val="000000" w:themeColor="text1"/>
        </w:rPr>
        <w:t>n</w:t>
      </w:r>
      <w:r w:rsidR="00AC0561" w:rsidRPr="00212C5C">
        <w:rPr>
          <w:color w:val="000000" w:themeColor="text1"/>
        </w:rPr>
        <w:t xml:space="preserve"> FHIR</w:t>
      </w:r>
      <w:proofErr w:type="gramStart"/>
      <w:r w:rsidR="00AC0561" w:rsidRPr="00212C5C">
        <w:rPr>
          <w:color w:val="000000" w:themeColor="text1"/>
        </w:rPr>
        <w:t xml:space="preserve">. </w:t>
      </w:r>
      <w:r w:rsidRPr="00212C5C">
        <w:rPr>
          <w:color w:val="000000" w:themeColor="text1"/>
        </w:rPr>
        <w:t xml:space="preserve"> </w:t>
      </w:r>
      <w:proofErr w:type="gramEnd"/>
    </w:p>
    <w:p w14:paraId="74D65CE9" w14:textId="77777777" w:rsidR="008A58AF" w:rsidRDefault="008A58AF" w:rsidP="008A58AF"/>
    <w:p w14:paraId="77AD6DCF" w14:textId="5D855A96" w:rsidR="00973EFD" w:rsidRPr="00D50E7D" w:rsidRDefault="008A58AF" w:rsidP="00973EFD">
      <w:pPr>
        <w:pStyle w:val="ListParagraph"/>
        <w:numPr>
          <w:ilvl w:val="0"/>
          <w:numId w:val="3"/>
        </w:numPr>
        <w:rPr>
          <w:b/>
          <w:bCs/>
        </w:rPr>
      </w:pPr>
      <w:r w:rsidRPr="008A58AF">
        <w:rPr>
          <w:b/>
          <w:bCs/>
        </w:rPr>
        <w:t>Digital Identity</w:t>
      </w:r>
      <w:r w:rsidR="00D50E7D">
        <w:rPr>
          <w:b/>
          <w:bCs/>
        </w:rPr>
        <w:t xml:space="preserve"> </w:t>
      </w:r>
      <w:r w:rsidR="00D50E7D" w:rsidRPr="00D50E7D">
        <w:t>(r</w:t>
      </w:r>
      <w:r w:rsidR="00D13283" w:rsidRPr="00D50E7D">
        <w:rPr>
          <w:lang w:val="pt-BR"/>
        </w:rPr>
        <w:t>esponse to PR</w:t>
      </w:r>
      <w:r w:rsidR="006F6C3F" w:rsidRPr="00D50E7D">
        <w:rPr>
          <w:lang w:val="pt-BR"/>
        </w:rPr>
        <w:t>-9, PR</w:t>
      </w:r>
      <w:r w:rsidR="00A953B7" w:rsidRPr="00D50E7D">
        <w:rPr>
          <w:lang w:val="pt-BR"/>
        </w:rPr>
        <w:t>-</w:t>
      </w:r>
      <w:r w:rsidR="006F6C3F" w:rsidRPr="00D50E7D">
        <w:rPr>
          <w:lang w:val="pt-BR"/>
        </w:rPr>
        <w:t xml:space="preserve">10, </w:t>
      </w:r>
      <w:r w:rsidR="00990CE0" w:rsidRPr="00D50E7D">
        <w:rPr>
          <w:lang w:val="pt-BR"/>
        </w:rPr>
        <w:t>PR-11</w:t>
      </w:r>
      <w:r w:rsidR="006F6C3F" w:rsidRPr="00D50E7D">
        <w:rPr>
          <w:lang w:val="pt-BR"/>
        </w:rPr>
        <w:t>, PC-13, PC-14</w:t>
      </w:r>
      <w:r w:rsidR="00C056BF" w:rsidRPr="00D50E7D">
        <w:rPr>
          <w:lang w:val="pt-BR"/>
        </w:rPr>
        <w:t>, TD-3</w:t>
      </w:r>
      <w:r w:rsidR="00D50E7D">
        <w:rPr>
          <w:lang w:val="pt-BR"/>
        </w:rPr>
        <w:t>)</w:t>
      </w:r>
    </w:p>
    <w:p w14:paraId="5CF57CF0" w14:textId="1EFACCBC" w:rsidR="00447947" w:rsidRPr="00D50E7D" w:rsidRDefault="00756DC7" w:rsidP="00973EFD">
      <w:pPr>
        <w:rPr>
          <w:color w:val="000000" w:themeColor="text1"/>
        </w:rPr>
      </w:pPr>
      <w:r>
        <w:rPr>
          <w:color w:val="000000" w:themeColor="text1"/>
        </w:rPr>
        <w:t xml:space="preserve">We are supportive of allowing for digital identities to be accepted alongside other forms of identity verification, but not enforcing a mandate that requires providers to </w:t>
      </w:r>
      <w:r w:rsidR="00163BB8">
        <w:rPr>
          <w:color w:val="000000" w:themeColor="text1"/>
        </w:rPr>
        <w:t>adopt digital identities exclusively</w:t>
      </w:r>
      <w:r w:rsidR="00E2144D">
        <w:rPr>
          <w:color w:val="000000" w:themeColor="text1"/>
        </w:rPr>
        <w:t>. Mandating acceptance</w:t>
      </w:r>
      <w:r w:rsidR="1DC9B52E" w:rsidRPr="0A5E04E8">
        <w:rPr>
          <w:color w:val="000000" w:themeColor="text1"/>
        </w:rPr>
        <w:t xml:space="preserve"> </w:t>
      </w:r>
      <w:r w:rsidR="00337935">
        <w:rPr>
          <w:color w:val="000000" w:themeColor="text1"/>
        </w:rPr>
        <w:t xml:space="preserve">of </w:t>
      </w:r>
      <w:r w:rsidR="1DC9B52E" w:rsidRPr="0A5E04E8">
        <w:rPr>
          <w:color w:val="000000" w:themeColor="text1"/>
        </w:rPr>
        <w:t xml:space="preserve">a digital ID for </w:t>
      </w:r>
      <w:r w:rsidR="6187403D" w:rsidRPr="0A5E04E8">
        <w:rPr>
          <w:color w:val="000000" w:themeColor="text1"/>
        </w:rPr>
        <w:t xml:space="preserve">Patients </w:t>
      </w:r>
      <w:r w:rsidR="00337935">
        <w:rPr>
          <w:color w:val="000000" w:themeColor="text1"/>
        </w:rPr>
        <w:t xml:space="preserve">would </w:t>
      </w:r>
      <w:r w:rsidR="00337935">
        <w:rPr>
          <w:color w:val="000000" w:themeColor="text1"/>
        </w:rPr>
        <w:t xml:space="preserve">be </w:t>
      </w:r>
      <w:r w:rsidR="1DC9B52E" w:rsidRPr="0A5E04E8">
        <w:rPr>
          <w:color w:val="000000" w:themeColor="text1"/>
        </w:rPr>
        <w:t>burdensome</w:t>
      </w:r>
      <w:r w:rsidR="1DC9B52E" w:rsidRPr="0A5E04E8">
        <w:rPr>
          <w:color w:val="000000" w:themeColor="text1"/>
        </w:rPr>
        <w:t xml:space="preserve"> and potentially detrimental for </w:t>
      </w:r>
      <w:r w:rsidR="003C66BB">
        <w:rPr>
          <w:color w:val="000000" w:themeColor="text1"/>
        </w:rPr>
        <w:t>p</w:t>
      </w:r>
      <w:r w:rsidR="6187403D" w:rsidRPr="0A5E04E8">
        <w:rPr>
          <w:color w:val="000000" w:themeColor="text1"/>
        </w:rPr>
        <w:t xml:space="preserve">roviders. </w:t>
      </w:r>
      <w:r w:rsidR="4433B04D" w:rsidRPr="0A5E04E8">
        <w:rPr>
          <w:color w:val="000000" w:themeColor="text1"/>
        </w:rPr>
        <w:t>R</w:t>
      </w:r>
      <w:r w:rsidR="5B9AF1AA" w:rsidRPr="0A5E04E8">
        <w:rPr>
          <w:color w:val="000000" w:themeColor="text1"/>
        </w:rPr>
        <w:t xml:space="preserve">equiring </w:t>
      </w:r>
      <w:r w:rsidR="73BBB22F" w:rsidRPr="0A5E04E8">
        <w:rPr>
          <w:color w:val="000000" w:themeColor="text1"/>
        </w:rPr>
        <w:t xml:space="preserve">more advanced security </w:t>
      </w:r>
      <w:r w:rsidR="5D521EF6" w:rsidRPr="0A5E04E8">
        <w:rPr>
          <w:color w:val="000000" w:themeColor="text1"/>
        </w:rPr>
        <w:t xml:space="preserve">of the patient </w:t>
      </w:r>
      <w:r w:rsidR="2D81AEB7" w:rsidRPr="0A5E04E8">
        <w:rPr>
          <w:color w:val="000000" w:themeColor="text1"/>
        </w:rPr>
        <w:t xml:space="preserve">identity </w:t>
      </w:r>
      <w:r w:rsidR="23568554" w:rsidRPr="0A5E04E8">
        <w:rPr>
          <w:color w:val="000000" w:themeColor="text1"/>
        </w:rPr>
        <w:t xml:space="preserve">would be a </w:t>
      </w:r>
      <w:r w:rsidR="07E79779" w:rsidRPr="0A5E04E8">
        <w:rPr>
          <w:color w:val="000000" w:themeColor="text1"/>
        </w:rPr>
        <w:t xml:space="preserve">large investment across the healthcare tech software industry </w:t>
      </w:r>
      <w:r w:rsidR="0F483B4B" w:rsidRPr="0A5E04E8">
        <w:rPr>
          <w:color w:val="000000" w:themeColor="text1"/>
        </w:rPr>
        <w:t>that could slow other innovations</w:t>
      </w:r>
      <w:r w:rsidR="4E51372B" w:rsidRPr="0A5E04E8">
        <w:rPr>
          <w:color w:val="000000" w:themeColor="text1"/>
        </w:rPr>
        <w:t xml:space="preserve"> and </w:t>
      </w:r>
      <w:r w:rsidR="1DC9B52E" w:rsidRPr="0A5E04E8">
        <w:rPr>
          <w:color w:val="000000" w:themeColor="text1"/>
        </w:rPr>
        <w:t xml:space="preserve">have </w:t>
      </w:r>
      <w:r w:rsidR="4E51372B" w:rsidRPr="0A5E04E8">
        <w:rPr>
          <w:color w:val="000000" w:themeColor="text1"/>
        </w:rPr>
        <w:t>a</w:t>
      </w:r>
      <w:r w:rsidR="0F483B4B" w:rsidRPr="0A5E04E8">
        <w:rPr>
          <w:color w:val="000000" w:themeColor="text1"/>
        </w:rPr>
        <w:t xml:space="preserve"> </w:t>
      </w:r>
      <w:r w:rsidR="115DB3DB" w:rsidRPr="0A5E04E8">
        <w:rPr>
          <w:color w:val="000000" w:themeColor="text1"/>
        </w:rPr>
        <w:t>very costly impact across the industry</w:t>
      </w:r>
      <w:r w:rsidR="00C33600">
        <w:rPr>
          <w:color w:val="000000" w:themeColor="text1"/>
        </w:rPr>
        <w:t xml:space="preserve"> if </w:t>
      </w:r>
      <w:r w:rsidR="00270315">
        <w:rPr>
          <w:color w:val="000000" w:themeColor="text1"/>
        </w:rPr>
        <w:t>mandated as the exc</w:t>
      </w:r>
      <w:r w:rsidR="00B31719">
        <w:rPr>
          <w:color w:val="000000" w:themeColor="text1"/>
        </w:rPr>
        <w:t>l</w:t>
      </w:r>
      <w:r w:rsidR="00270315">
        <w:rPr>
          <w:color w:val="000000" w:themeColor="text1"/>
        </w:rPr>
        <w:t>usive identi</w:t>
      </w:r>
      <w:r w:rsidR="00A06221">
        <w:rPr>
          <w:color w:val="000000" w:themeColor="text1"/>
        </w:rPr>
        <w:t>ty verification pr</w:t>
      </w:r>
      <w:r w:rsidR="00B31719">
        <w:rPr>
          <w:color w:val="000000" w:themeColor="text1"/>
        </w:rPr>
        <w:t>ocess</w:t>
      </w:r>
      <w:proofErr w:type="gramStart"/>
      <w:r w:rsidR="115DB3DB" w:rsidRPr="0A5E04E8">
        <w:rPr>
          <w:color w:val="000000" w:themeColor="text1"/>
        </w:rPr>
        <w:t xml:space="preserve">.  </w:t>
      </w:r>
      <w:proofErr w:type="gramEnd"/>
      <w:r w:rsidR="380BFD70" w:rsidRPr="0A5E04E8">
        <w:rPr>
          <w:color w:val="000000" w:themeColor="text1"/>
        </w:rPr>
        <w:t xml:space="preserve">While this approach could </w:t>
      </w:r>
      <w:r w:rsidR="5B3BC093" w:rsidRPr="0A5E04E8">
        <w:rPr>
          <w:color w:val="000000" w:themeColor="text1"/>
        </w:rPr>
        <w:t xml:space="preserve">reduce </w:t>
      </w:r>
      <w:r w:rsidR="3E8F03C1" w:rsidRPr="0A5E04E8">
        <w:rPr>
          <w:color w:val="000000" w:themeColor="text1"/>
        </w:rPr>
        <w:t>identity fraud and</w:t>
      </w:r>
      <w:r w:rsidR="4F4C2056" w:rsidRPr="0A5E04E8">
        <w:rPr>
          <w:color w:val="000000" w:themeColor="text1"/>
        </w:rPr>
        <w:t xml:space="preserve"> </w:t>
      </w:r>
      <w:r w:rsidR="77A1E65D" w:rsidRPr="0A5E04E8">
        <w:rPr>
          <w:color w:val="000000" w:themeColor="text1"/>
        </w:rPr>
        <w:t xml:space="preserve">even benefit providers </w:t>
      </w:r>
      <w:r w:rsidR="798A6B1E" w:rsidRPr="0A5E04E8">
        <w:rPr>
          <w:color w:val="000000" w:themeColor="text1"/>
        </w:rPr>
        <w:t xml:space="preserve">by preventing lost </w:t>
      </w:r>
      <w:r w:rsidR="421C0DDA" w:rsidRPr="0A5E04E8">
        <w:rPr>
          <w:color w:val="000000" w:themeColor="text1"/>
        </w:rPr>
        <w:t xml:space="preserve">revenue, </w:t>
      </w:r>
      <w:r w:rsidR="55EE7EC7" w:rsidRPr="0A5E04E8">
        <w:rPr>
          <w:color w:val="000000" w:themeColor="text1"/>
        </w:rPr>
        <w:t xml:space="preserve">it could also limit care </w:t>
      </w:r>
      <w:r w:rsidR="36F95C4A" w:rsidRPr="0A5E04E8">
        <w:rPr>
          <w:color w:val="000000" w:themeColor="text1"/>
        </w:rPr>
        <w:t xml:space="preserve">and cause challenges </w:t>
      </w:r>
      <w:r w:rsidR="3ACD21F6" w:rsidRPr="0A5E04E8">
        <w:rPr>
          <w:color w:val="000000" w:themeColor="text1"/>
        </w:rPr>
        <w:t>for</w:t>
      </w:r>
      <w:r w:rsidR="36F95C4A" w:rsidRPr="0A5E04E8">
        <w:rPr>
          <w:color w:val="000000" w:themeColor="text1"/>
        </w:rPr>
        <w:t xml:space="preserve"> patients where </w:t>
      </w:r>
      <w:r w:rsidR="57EBEC84" w:rsidRPr="0A5E04E8">
        <w:rPr>
          <w:color w:val="000000" w:themeColor="text1"/>
        </w:rPr>
        <w:t xml:space="preserve">there is limited access </w:t>
      </w:r>
      <w:r w:rsidR="549DD609" w:rsidRPr="0A5E04E8">
        <w:rPr>
          <w:color w:val="000000" w:themeColor="text1"/>
        </w:rPr>
        <w:t xml:space="preserve">to </w:t>
      </w:r>
      <w:r w:rsidR="3753B63E" w:rsidRPr="0A5E04E8">
        <w:rPr>
          <w:color w:val="000000" w:themeColor="text1"/>
        </w:rPr>
        <w:t xml:space="preserve">technology </w:t>
      </w:r>
      <w:r w:rsidR="253F8EBB" w:rsidRPr="0A5E04E8">
        <w:rPr>
          <w:color w:val="000000" w:themeColor="text1"/>
        </w:rPr>
        <w:t>or internet, limited education</w:t>
      </w:r>
      <w:r w:rsidR="36D80A21" w:rsidRPr="0A5E04E8">
        <w:rPr>
          <w:color w:val="000000" w:themeColor="text1"/>
        </w:rPr>
        <w:t xml:space="preserve">, and more importantly, the elderly. </w:t>
      </w:r>
      <w:r w:rsidR="00A90CC7">
        <w:rPr>
          <w:color w:val="000000" w:themeColor="text1"/>
        </w:rPr>
        <w:t xml:space="preserve">Introducing the digital identity concept while still allowing other forms of identity verification would give providers ample time to assess the technology, the requirements, and work through </w:t>
      </w:r>
      <w:r w:rsidR="009750D4">
        <w:rPr>
          <w:color w:val="000000" w:themeColor="text1"/>
        </w:rPr>
        <w:t>any necessary changes before enforcing it as a standard</w:t>
      </w:r>
      <w:proofErr w:type="gramStart"/>
      <w:r w:rsidR="009750D4">
        <w:rPr>
          <w:color w:val="000000" w:themeColor="text1"/>
        </w:rPr>
        <w:t xml:space="preserve">. </w:t>
      </w:r>
      <w:r w:rsidR="00B31719">
        <w:rPr>
          <w:color w:val="000000" w:themeColor="text1"/>
        </w:rPr>
        <w:t xml:space="preserve"> </w:t>
      </w:r>
      <w:proofErr w:type="gramEnd"/>
      <w:r w:rsidR="78D31465" w:rsidRPr="0A5E04E8">
        <w:rPr>
          <w:color w:val="000000" w:themeColor="text1"/>
        </w:rPr>
        <w:t xml:space="preserve"> </w:t>
      </w:r>
    </w:p>
    <w:p w14:paraId="604EE31C" w14:textId="77777777" w:rsidR="008A58AF" w:rsidRDefault="008A58AF" w:rsidP="008A58AF"/>
    <w:p w14:paraId="1947B80C" w14:textId="67BA8288" w:rsidR="008A58AF" w:rsidRPr="008A58AF" w:rsidRDefault="008A58AF" w:rsidP="00F85BB4">
      <w:pPr>
        <w:pStyle w:val="ListParagraph"/>
        <w:numPr>
          <w:ilvl w:val="0"/>
          <w:numId w:val="3"/>
        </w:numPr>
        <w:rPr>
          <w:b/>
          <w:bCs/>
        </w:rPr>
      </w:pPr>
      <w:r w:rsidRPr="008A58AF">
        <w:rPr>
          <w:b/>
          <w:bCs/>
        </w:rPr>
        <w:lastRenderedPageBreak/>
        <w:t>Information Blocking</w:t>
      </w:r>
    </w:p>
    <w:p w14:paraId="60B935CC" w14:textId="1A4B2E37" w:rsidR="00E36EF9" w:rsidRPr="000126B3" w:rsidRDefault="00547971" w:rsidP="00E36EF9">
      <w:pPr>
        <w:rPr>
          <w:color w:val="000000" w:themeColor="text1"/>
        </w:rPr>
      </w:pPr>
      <w:r w:rsidRPr="00274623">
        <w:rPr>
          <w:color w:val="000000" w:themeColor="text1"/>
        </w:rPr>
        <w:t>We are supportive of the information blocking</w:t>
      </w:r>
      <w:r w:rsidR="001C272A" w:rsidRPr="00274623">
        <w:rPr>
          <w:color w:val="000000" w:themeColor="text1"/>
        </w:rPr>
        <w:t xml:space="preserve"> rule and exceptions as currently defined and do not feel that they are limiting </w:t>
      </w:r>
      <w:r w:rsidR="003B0724" w:rsidRPr="00274623">
        <w:rPr>
          <w:color w:val="000000" w:themeColor="text1"/>
        </w:rPr>
        <w:t xml:space="preserve">market </w:t>
      </w:r>
      <w:r w:rsidR="001C272A" w:rsidRPr="00274623">
        <w:rPr>
          <w:color w:val="000000" w:themeColor="text1"/>
        </w:rPr>
        <w:t>competition</w:t>
      </w:r>
      <w:proofErr w:type="gramStart"/>
      <w:r w:rsidR="001C272A" w:rsidRPr="00274623">
        <w:rPr>
          <w:color w:val="000000" w:themeColor="text1"/>
        </w:rPr>
        <w:t xml:space="preserve">. </w:t>
      </w:r>
      <w:r w:rsidRPr="00274623">
        <w:rPr>
          <w:color w:val="000000" w:themeColor="text1"/>
        </w:rPr>
        <w:t xml:space="preserve"> </w:t>
      </w:r>
      <w:proofErr w:type="gramEnd"/>
      <w:r w:rsidR="008F50D6" w:rsidRPr="00274623">
        <w:rPr>
          <w:color w:val="000000" w:themeColor="text1"/>
        </w:rPr>
        <w:t xml:space="preserve">There is </w:t>
      </w:r>
      <w:r w:rsidR="00CD2567" w:rsidRPr="00274623">
        <w:rPr>
          <w:color w:val="000000" w:themeColor="text1"/>
        </w:rPr>
        <w:t>an</w:t>
      </w:r>
      <w:r w:rsidR="008F50D6" w:rsidRPr="00274623">
        <w:rPr>
          <w:color w:val="000000" w:themeColor="text1"/>
        </w:rPr>
        <w:t xml:space="preserve"> opportunity to </w:t>
      </w:r>
      <w:r w:rsidR="00A5746F" w:rsidRPr="00274623">
        <w:rPr>
          <w:color w:val="000000" w:themeColor="text1"/>
        </w:rPr>
        <w:t xml:space="preserve">support providers in their efforts to share information by </w:t>
      </w:r>
      <w:r w:rsidR="00E86F54" w:rsidRPr="00274623">
        <w:rPr>
          <w:color w:val="000000" w:themeColor="text1"/>
        </w:rPr>
        <w:t xml:space="preserve">broadening the support for </w:t>
      </w:r>
      <w:r w:rsidR="00CE1133" w:rsidRPr="00274623">
        <w:rPr>
          <w:color w:val="000000" w:themeColor="text1"/>
        </w:rPr>
        <w:t>data exchange to provide faster, more accurate care</w:t>
      </w:r>
      <w:r w:rsidR="009A622D" w:rsidRPr="00274623">
        <w:rPr>
          <w:color w:val="000000" w:themeColor="text1"/>
        </w:rPr>
        <w:t xml:space="preserve"> to patients</w:t>
      </w:r>
      <w:r w:rsidR="00D659BF" w:rsidRPr="00274623">
        <w:rPr>
          <w:color w:val="000000" w:themeColor="text1"/>
        </w:rPr>
        <w:t xml:space="preserve"> through </w:t>
      </w:r>
      <w:r w:rsidR="007921C3" w:rsidRPr="00274623">
        <w:rPr>
          <w:color w:val="000000" w:themeColor="text1"/>
        </w:rPr>
        <w:t xml:space="preserve">enabling standards that encourage </w:t>
      </w:r>
      <w:r w:rsidR="00843DC8" w:rsidRPr="00274623">
        <w:rPr>
          <w:color w:val="000000" w:themeColor="text1"/>
        </w:rPr>
        <w:t>sharing of clinical</w:t>
      </w:r>
      <w:r w:rsidR="00046A38" w:rsidRPr="00274623">
        <w:rPr>
          <w:color w:val="000000" w:themeColor="text1"/>
        </w:rPr>
        <w:t xml:space="preserve"> information</w:t>
      </w:r>
      <w:r w:rsidR="00F173A8" w:rsidRPr="00274623">
        <w:rPr>
          <w:color w:val="000000" w:themeColor="text1"/>
        </w:rPr>
        <w:t xml:space="preserve"> in a secure manner.</w:t>
      </w:r>
    </w:p>
    <w:p w14:paraId="28BAB0F1" w14:textId="1965DF5B" w:rsidR="00E4757A" w:rsidRDefault="00CD399C" w:rsidP="00E4757A">
      <w:pPr>
        <w:rPr>
          <w:b/>
          <w:bCs/>
          <w:sz w:val="28"/>
          <w:szCs w:val="28"/>
          <w:u w:val="single"/>
        </w:rPr>
      </w:pPr>
      <w:r>
        <w:rPr>
          <w:b/>
          <w:bCs/>
          <w:sz w:val="28"/>
          <w:szCs w:val="28"/>
          <w:u w:val="single"/>
        </w:rPr>
        <w:t xml:space="preserve">Data Exchange for Provider, </w:t>
      </w:r>
      <w:r w:rsidR="00EB17D4">
        <w:rPr>
          <w:b/>
          <w:bCs/>
          <w:sz w:val="28"/>
          <w:szCs w:val="28"/>
          <w:u w:val="single"/>
        </w:rPr>
        <w:t>Tech</w:t>
      </w:r>
      <w:r>
        <w:rPr>
          <w:b/>
          <w:bCs/>
          <w:sz w:val="28"/>
          <w:szCs w:val="28"/>
          <w:u w:val="single"/>
        </w:rPr>
        <w:t>,</w:t>
      </w:r>
      <w:r w:rsidR="00EB17D4">
        <w:rPr>
          <w:b/>
          <w:bCs/>
          <w:sz w:val="28"/>
          <w:szCs w:val="28"/>
          <w:u w:val="single"/>
        </w:rPr>
        <w:t xml:space="preserve"> and Data Vendors:</w:t>
      </w:r>
    </w:p>
    <w:p w14:paraId="2C868419" w14:textId="14AB6FED" w:rsidR="008D53E9" w:rsidRPr="00DE3376" w:rsidRDefault="00697122" w:rsidP="00E4757A">
      <w:pPr>
        <w:rPr>
          <w:color w:val="000000" w:themeColor="text1"/>
          <w:sz w:val="22"/>
          <w:szCs w:val="22"/>
        </w:rPr>
      </w:pPr>
      <w:r w:rsidRPr="00DE3376">
        <w:rPr>
          <w:color w:val="000000" w:themeColor="text1"/>
          <w:sz w:val="22"/>
          <w:szCs w:val="22"/>
        </w:rPr>
        <w:t xml:space="preserve">The section </w:t>
      </w:r>
      <w:r w:rsidR="00180F5C" w:rsidRPr="00DE3376">
        <w:rPr>
          <w:color w:val="000000" w:themeColor="text1"/>
          <w:sz w:val="22"/>
          <w:szCs w:val="22"/>
        </w:rPr>
        <w:t>below</w:t>
      </w:r>
      <w:r w:rsidRPr="00DE3376">
        <w:rPr>
          <w:color w:val="000000" w:themeColor="text1"/>
          <w:sz w:val="22"/>
          <w:szCs w:val="22"/>
        </w:rPr>
        <w:t xml:space="preserve"> addresses </w:t>
      </w:r>
      <w:r w:rsidR="00C135E7" w:rsidRPr="00DE3376">
        <w:rPr>
          <w:color w:val="000000" w:themeColor="text1"/>
          <w:sz w:val="22"/>
          <w:szCs w:val="22"/>
        </w:rPr>
        <w:t xml:space="preserve">responses to </w:t>
      </w:r>
      <w:r w:rsidR="00C55577" w:rsidRPr="00DE3376">
        <w:rPr>
          <w:color w:val="000000" w:themeColor="text1"/>
          <w:sz w:val="22"/>
          <w:szCs w:val="22"/>
        </w:rPr>
        <w:t>PR</w:t>
      </w:r>
      <w:r w:rsidR="003510CB" w:rsidRPr="00DE3376">
        <w:rPr>
          <w:color w:val="000000" w:themeColor="text1"/>
          <w:sz w:val="22"/>
          <w:szCs w:val="22"/>
        </w:rPr>
        <w:t>-</w:t>
      </w:r>
      <w:r w:rsidR="00305FEA" w:rsidRPr="00DE3376">
        <w:rPr>
          <w:color w:val="000000" w:themeColor="text1"/>
          <w:sz w:val="22"/>
          <w:szCs w:val="22"/>
        </w:rPr>
        <w:t xml:space="preserve">7, </w:t>
      </w:r>
      <w:r w:rsidR="003510CB" w:rsidRPr="00DE3376">
        <w:rPr>
          <w:color w:val="000000" w:themeColor="text1"/>
          <w:sz w:val="22"/>
          <w:szCs w:val="22"/>
        </w:rPr>
        <w:t>TD-1</w:t>
      </w:r>
      <w:r w:rsidR="008D53E9" w:rsidRPr="00DE3376">
        <w:rPr>
          <w:color w:val="000000" w:themeColor="text1"/>
          <w:sz w:val="22"/>
          <w:szCs w:val="22"/>
        </w:rPr>
        <w:t xml:space="preserve">, </w:t>
      </w:r>
      <w:r w:rsidR="00A76DD7" w:rsidRPr="00DE3376">
        <w:rPr>
          <w:color w:val="000000" w:themeColor="text1"/>
          <w:sz w:val="22"/>
          <w:szCs w:val="22"/>
        </w:rPr>
        <w:t xml:space="preserve">TD-2, </w:t>
      </w:r>
      <w:r w:rsidR="008D53E9" w:rsidRPr="00DE3376">
        <w:rPr>
          <w:color w:val="000000" w:themeColor="text1"/>
          <w:sz w:val="22"/>
          <w:szCs w:val="22"/>
        </w:rPr>
        <w:t>TD-</w:t>
      </w:r>
      <w:r w:rsidR="008C1F3F" w:rsidRPr="00DE3376">
        <w:rPr>
          <w:color w:val="000000" w:themeColor="text1"/>
          <w:sz w:val="22"/>
          <w:szCs w:val="22"/>
        </w:rPr>
        <w:t xml:space="preserve">4, </w:t>
      </w:r>
      <w:r w:rsidR="008D53E9" w:rsidRPr="00DE3376">
        <w:rPr>
          <w:color w:val="000000" w:themeColor="text1"/>
          <w:sz w:val="22"/>
          <w:szCs w:val="22"/>
        </w:rPr>
        <w:t>TD-13</w:t>
      </w:r>
    </w:p>
    <w:p w14:paraId="398A47E2" w14:textId="7B84B0FB" w:rsidR="008E194C" w:rsidRPr="00DE3376" w:rsidRDefault="008E194C" w:rsidP="00E4757A">
      <w:pPr>
        <w:rPr>
          <w:color w:val="000000" w:themeColor="text1"/>
          <w:sz w:val="22"/>
          <w:szCs w:val="22"/>
        </w:rPr>
      </w:pPr>
      <w:r w:rsidRPr="00DE3376">
        <w:rPr>
          <w:color w:val="000000" w:themeColor="text1"/>
          <w:sz w:val="22"/>
          <w:szCs w:val="22"/>
        </w:rPr>
        <w:t>There are opportunities for CMS to make short-term improvements to existing data exchange models.</w:t>
      </w:r>
      <w:r w:rsidR="002F3695" w:rsidRPr="00DE3376">
        <w:rPr>
          <w:color w:val="000000" w:themeColor="text1"/>
          <w:sz w:val="22"/>
          <w:szCs w:val="22"/>
        </w:rPr>
        <w:t xml:space="preserve"> Thought</w:t>
      </w:r>
      <w:r w:rsidR="005F334C" w:rsidRPr="00DE3376">
        <w:rPr>
          <w:color w:val="000000" w:themeColor="text1"/>
          <w:sz w:val="22"/>
          <w:szCs w:val="22"/>
        </w:rPr>
        <w:t>s per channel below:</w:t>
      </w:r>
    </w:p>
    <w:p w14:paraId="6232EBD9" w14:textId="77777777" w:rsidR="002B08AA" w:rsidRPr="00DE3376" w:rsidRDefault="007B4E42" w:rsidP="002B08AA">
      <w:pPr>
        <w:pStyle w:val="ListParagraph"/>
        <w:numPr>
          <w:ilvl w:val="0"/>
          <w:numId w:val="5"/>
        </w:numPr>
        <w:rPr>
          <w:color w:val="000000" w:themeColor="text1"/>
          <w:sz w:val="22"/>
          <w:szCs w:val="22"/>
        </w:rPr>
      </w:pPr>
      <w:r w:rsidRPr="00DE3376">
        <w:rPr>
          <w:color w:val="000000" w:themeColor="text1"/>
          <w:sz w:val="22"/>
          <w:szCs w:val="22"/>
        </w:rPr>
        <w:t xml:space="preserve">Part A </w:t>
      </w:r>
      <w:r w:rsidR="008E194C" w:rsidRPr="00DE3376">
        <w:rPr>
          <w:color w:val="000000" w:themeColor="text1"/>
          <w:sz w:val="22"/>
          <w:szCs w:val="22"/>
        </w:rPr>
        <w:t>Data Centers</w:t>
      </w:r>
      <w:r w:rsidRPr="00DE3376">
        <w:rPr>
          <w:color w:val="000000" w:themeColor="text1"/>
          <w:sz w:val="22"/>
          <w:szCs w:val="22"/>
        </w:rPr>
        <w:t>:</w:t>
      </w:r>
    </w:p>
    <w:p w14:paraId="4952A9FF" w14:textId="77777777" w:rsidR="007373A2" w:rsidRPr="00DE3376" w:rsidRDefault="0069745D" w:rsidP="002B08AA">
      <w:pPr>
        <w:pStyle w:val="ListParagraph"/>
        <w:numPr>
          <w:ilvl w:val="1"/>
          <w:numId w:val="5"/>
        </w:numPr>
        <w:rPr>
          <w:color w:val="000000" w:themeColor="text1"/>
          <w:sz w:val="22"/>
          <w:szCs w:val="22"/>
        </w:rPr>
      </w:pPr>
      <w:r w:rsidRPr="00DE3376">
        <w:rPr>
          <w:color w:val="000000" w:themeColor="text1"/>
          <w:sz w:val="22"/>
          <w:szCs w:val="22"/>
        </w:rPr>
        <w:t xml:space="preserve">Allow for </w:t>
      </w:r>
      <w:r w:rsidR="002B1F80" w:rsidRPr="00DE3376">
        <w:rPr>
          <w:color w:val="000000" w:themeColor="text1"/>
          <w:sz w:val="22"/>
          <w:szCs w:val="22"/>
        </w:rPr>
        <w:t xml:space="preserve">easier setup of dedicated </w:t>
      </w:r>
      <w:r w:rsidR="00D06B3F" w:rsidRPr="00DE3376">
        <w:rPr>
          <w:color w:val="000000" w:themeColor="text1"/>
          <w:sz w:val="22"/>
          <w:szCs w:val="22"/>
        </w:rPr>
        <w:t xml:space="preserve">threading for entities </w:t>
      </w:r>
      <w:r w:rsidR="003652BD" w:rsidRPr="00DE3376">
        <w:rPr>
          <w:color w:val="000000" w:themeColor="text1"/>
          <w:sz w:val="22"/>
          <w:szCs w:val="22"/>
        </w:rPr>
        <w:t xml:space="preserve">with </w:t>
      </w:r>
      <w:r w:rsidR="002C1817" w:rsidRPr="00DE3376">
        <w:rPr>
          <w:color w:val="000000" w:themeColor="text1"/>
          <w:sz w:val="22"/>
          <w:szCs w:val="22"/>
        </w:rPr>
        <w:t>higher-than-average</w:t>
      </w:r>
      <w:r w:rsidR="005A4158" w:rsidRPr="00DE3376">
        <w:rPr>
          <w:color w:val="000000" w:themeColor="text1"/>
          <w:sz w:val="22"/>
          <w:szCs w:val="22"/>
        </w:rPr>
        <w:t xml:space="preserve"> </w:t>
      </w:r>
      <w:r w:rsidR="00ED2B0C" w:rsidRPr="00DE3376">
        <w:rPr>
          <w:color w:val="000000" w:themeColor="text1"/>
          <w:sz w:val="22"/>
          <w:szCs w:val="22"/>
        </w:rPr>
        <w:t xml:space="preserve">traffic and </w:t>
      </w:r>
      <w:r w:rsidR="005A4158" w:rsidRPr="00DE3376">
        <w:rPr>
          <w:color w:val="000000" w:themeColor="text1"/>
          <w:sz w:val="22"/>
          <w:szCs w:val="22"/>
        </w:rPr>
        <w:t>CPU usage</w:t>
      </w:r>
      <w:r w:rsidR="007373A2" w:rsidRPr="00DE3376">
        <w:rPr>
          <w:color w:val="000000" w:themeColor="text1"/>
          <w:sz w:val="22"/>
          <w:szCs w:val="22"/>
        </w:rPr>
        <w:t>.</w:t>
      </w:r>
    </w:p>
    <w:p w14:paraId="241625B0" w14:textId="6B2555AC" w:rsidR="002B08AA" w:rsidRPr="00DE3376" w:rsidRDefault="007373A2" w:rsidP="007373A2">
      <w:pPr>
        <w:pStyle w:val="ListParagraph"/>
        <w:numPr>
          <w:ilvl w:val="2"/>
          <w:numId w:val="5"/>
        </w:numPr>
        <w:rPr>
          <w:color w:val="000000" w:themeColor="text1"/>
          <w:sz w:val="22"/>
          <w:szCs w:val="22"/>
        </w:rPr>
      </w:pPr>
      <w:r w:rsidRPr="00DE3376">
        <w:rPr>
          <w:color w:val="000000" w:themeColor="text1"/>
          <w:sz w:val="22"/>
          <w:szCs w:val="22"/>
        </w:rPr>
        <w:t xml:space="preserve">These customers can unknowingly impact FISS processing for </w:t>
      </w:r>
      <w:r w:rsidR="00920228" w:rsidRPr="00DE3376">
        <w:rPr>
          <w:color w:val="000000" w:themeColor="text1"/>
          <w:sz w:val="22"/>
          <w:szCs w:val="22"/>
        </w:rPr>
        <w:t>all user</w:t>
      </w:r>
      <w:r w:rsidR="0045380F" w:rsidRPr="00DE3376">
        <w:rPr>
          <w:color w:val="000000" w:themeColor="text1"/>
          <w:sz w:val="22"/>
          <w:szCs w:val="22"/>
        </w:rPr>
        <w:t>s, impac</w:t>
      </w:r>
      <w:r w:rsidR="00C87EF6" w:rsidRPr="00DE3376">
        <w:rPr>
          <w:color w:val="000000" w:themeColor="text1"/>
          <w:sz w:val="22"/>
          <w:szCs w:val="22"/>
        </w:rPr>
        <w:t xml:space="preserve">ting overall </w:t>
      </w:r>
      <w:r w:rsidR="00313A63" w:rsidRPr="00DE3376">
        <w:rPr>
          <w:color w:val="000000" w:themeColor="text1"/>
          <w:sz w:val="22"/>
          <w:szCs w:val="22"/>
        </w:rPr>
        <w:t>performance and stability</w:t>
      </w:r>
      <w:r w:rsidR="00C87EF6" w:rsidRPr="00DE3376">
        <w:rPr>
          <w:color w:val="000000" w:themeColor="text1"/>
          <w:sz w:val="22"/>
          <w:szCs w:val="22"/>
        </w:rPr>
        <w:t>.</w:t>
      </w:r>
    </w:p>
    <w:p w14:paraId="64F69E56" w14:textId="51FC5C82" w:rsidR="003825AD" w:rsidRPr="00DE3376" w:rsidRDefault="003825AD" w:rsidP="003825AD">
      <w:pPr>
        <w:pStyle w:val="ListParagraph"/>
        <w:numPr>
          <w:ilvl w:val="2"/>
          <w:numId w:val="5"/>
        </w:numPr>
        <w:rPr>
          <w:color w:val="000000" w:themeColor="text1"/>
          <w:sz w:val="22"/>
          <w:szCs w:val="22"/>
        </w:rPr>
      </w:pPr>
      <w:r w:rsidRPr="00DE3376">
        <w:rPr>
          <w:color w:val="000000" w:themeColor="text1"/>
          <w:sz w:val="22"/>
          <w:szCs w:val="22"/>
        </w:rPr>
        <w:t xml:space="preserve">Entities </w:t>
      </w:r>
      <w:r w:rsidR="00F459CA" w:rsidRPr="00DE3376">
        <w:rPr>
          <w:color w:val="000000" w:themeColor="text1"/>
          <w:sz w:val="22"/>
          <w:szCs w:val="22"/>
        </w:rPr>
        <w:t>with high customer volumes support</w:t>
      </w:r>
      <w:r w:rsidR="00B50DF3" w:rsidRPr="00DE3376">
        <w:rPr>
          <w:color w:val="000000" w:themeColor="text1"/>
          <w:sz w:val="22"/>
          <w:szCs w:val="22"/>
        </w:rPr>
        <w:t>ing customers accessing</w:t>
      </w:r>
      <w:r w:rsidR="00F459CA" w:rsidRPr="00DE3376">
        <w:rPr>
          <w:color w:val="000000" w:themeColor="text1"/>
          <w:sz w:val="22"/>
          <w:szCs w:val="22"/>
        </w:rPr>
        <w:t xml:space="preserve"> DDE FISS </w:t>
      </w:r>
      <w:r w:rsidR="00B50DF3" w:rsidRPr="00DE3376">
        <w:rPr>
          <w:color w:val="000000" w:themeColor="text1"/>
          <w:sz w:val="22"/>
          <w:szCs w:val="22"/>
        </w:rPr>
        <w:t>directly</w:t>
      </w:r>
      <w:r w:rsidR="00B153AC" w:rsidRPr="00DE3376">
        <w:rPr>
          <w:color w:val="000000" w:themeColor="text1"/>
          <w:sz w:val="22"/>
          <w:szCs w:val="22"/>
        </w:rPr>
        <w:t xml:space="preserve"> </w:t>
      </w:r>
      <w:r w:rsidR="00C97AB9" w:rsidRPr="00DE3376">
        <w:rPr>
          <w:color w:val="000000" w:themeColor="text1"/>
          <w:sz w:val="22"/>
          <w:szCs w:val="22"/>
        </w:rPr>
        <w:t xml:space="preserve">could be able to assist </w:t>
      </w:r>
      <w:r w:rsidR="00BE46C5" w:rsidRPr="00DE3376">
        <w:rPr>
          <w:color w:val="000000" w:themeColor="text1"/>
          <w:sz w:val="22"/>
          <w:szCs w:val="22"/>
        </w:rPr>
        <w:t>with</w:t>
      </w:r>
      <w:r w:rsidR="00C97AB9" w:rsidRPr="00DE3376">
        <w:rPr>
          <w:color w:val="000000" w:themeColor="text1"/>
          <w:sz w:val="22"/>
          <w:szCs w:val="22"/>
        </w:rPr>
        <w:t xml:space="preserve"> this</w:t>
      </w:r>
      <w:r w:rsidR="004A1978" w:rsidRPr="00DE3376">
        <w:rPr>
          <w:color w:val="000000" w:themeColor="text1"/>
          <w:sz w:val="22"/>
          <w:szCs w:val="22"/>
        </w:rPr>
        <w:t>, ensuring best practices for all parties.</w:t>
      </w:r>
    </w:p>
    <w:p w14:paraId="439A21D9" w14:textId="77777777" w:rsidR="002B08AA" w:rsidRPr="00DE3376" w:rsidRDefault="00C87EF6" w:rsidP="00E4757A">
      <w:pPr>
        <w:pStyle w:val="ListParagraph"/>
        <w:numPr>
          <w:ilvl w:val="1"/>
          <w:numId w:val="5"/>
        </w:numPr>
        <w:rPr>
          <w:color w:val="000000" w:themeColor="text1"/>
          <w:sz w:val="22"/>
          <w:szCs w:val="22"/>
        </w:rPr>
      </w:pPr>
      <w:r w:rsidRPr="00DE3376">
        <w:rPr>
          <w:color w:val="000000" w:themeColor="text1"/>
          <w:sz w:val="22"/>
          <w:szCs w:val="22"/>
        </w:rPr>
        <w:t>Move to API only connectivity for data exchange</w:t>
      </w:r>
      <w:r w:rsidR="002B08AA" w:rsidRPr="00DE3376">
        <w:rPr>
          <w:color w:val="000000" w:themeColor="text1"/>
          <w:sz w:val="22"/>
          <w:szCs w:val="22"/>
        </w:rPr>
        <w:t>.</w:t>
      </w:r>
    </w:p>
    <w:p w14:paraId="1EB5330A" w14:textId="3E4DD9B3" w:rsidR="006E54E7" w:rsidRPr="00DE3376" w:rsidRDefault="006E54E7" w:rsidP="006E54E7">
      <w:pPr>
        <w:pStyle w:val="ListParagraph"/>
        <w:numPr>
          <w:ilvl w:val="2"/>
          <w:numId w:val="5"/>
        </w:numPr>
        <w:rPr>
          <w:color w:val="000000" w:themeColor="text1"/>
          <w:sz w:val="22"/>
          <w:szCs w:val="22"/>
        </w:rPr>
      </w:pPr>
      <w:r w:rsidRPr="00DE3376">
        <w:rPr>
          <w:color w:val="000000" w:themeColor="text1"/>
          <w:sz w:val="22"/>
          <w:szCs w:val="22"/>
        </w:rPr>
        <w:t xml:space="preserve">Removing stress from </w:t>
      </w:r>
      <w:r w:rsidR="0064720D" w:rsidRPr="00DE3376">
        <w:rPr>
          <w:color w:val="000000" w:themeColor="text1"/>
          <w:sz w:val="22"/>
          <w:szCs w:val="22"/>
        </w:rPr>
        <w:t>antiquated connectivity and file transfer</w:t>
      </w:r>
    </w:p>
    <w:p w14:paraId="16A2C3E1" w14:textId="150CC479" w:rsidR="002C731D" w:rsidRPr="00DE3376" w:rsidRDefault="002C731D" w:rsidP="00E4757A">
      <w:pPr>
        <w:pStyle w:val="ListParagraph"/>
        <w:numPr>
          <w:ilvl w:val="1"/>
          <w:numId w:val="5"/>
        </w:numPr>
        <w:rPr>
          <w:color w:val="000000" w:themeColor="text1"/>
          <w:sz w:val="22"/>
          <w:szCs w:val="22"/>
        </w:rPr>
      </w:pPr>
      <w:r w:rsidRPr="00DE3376">
        <w:rPr>
          <w:color w:val="000000" w:themeColor="text1"/>
          <w:sz w:val="22"/>
          <w:szCs w:val="22"/>
        </w:rPr>
        <w:t>Tighter availability</w:t>
      </w:r>
      <w:r w:rsidR="006B0A07" w:rsidRPr="00DE3376">
        <w:rPr>
          <w:color w:val="000000" w:themeColor="text1"/>
          <w:sz w:val="22"/>
          <w:szCs w:val="22"/>
        </w:rPr>
        <w:t>/CPU monitoring to avoid unexpected outages</w:t>
      </w:r>
    </w:p>
    <w:p w14:paraId="4BF450D0" w14:textId="561847EC" w:rsidR="00BE46C5" w:rsidRPr="00DE3376" w:rsidRDefault="00BE46C5" w:rsidP="00BE46C5">
      <w:pPr>
        <w:pStyle w:val="ListParagraph"/>
        <w:numPr>
          <w:ilvl w:val="2"/>
          <w:numId w:val="5"/>
        </w:numPr>
        <w:rPr>
          <w:color w:val="000000" w:themeColor="text1"/>
          <w:sz w:val="22"/>
          <w:szCs w:val="22"/>
        </w:rPr>
      </w:pPr>
      <w:r w:rsidRPr="00DE3376">
        <w:rPr>
          <w:color w:val="000000" w:themeColor="text1"/>
          <w:sz w:val="22"/>
          <w:szCs w:val="22"/>
        </w:rPr>
        <w:t>Entities with high customer volumes supporting customers accessing DDE FISS directly could be able to assist with this, ensuring best practices for all parties.</w:t>
      </w:r>
    </w:p>
    <w:p w14:paraId="450D6E56" w14:textId="77777777" w:rsidR="001558E1" w:rsidRPr="00DE3376" w:rsidRDefault="002B08AA" w:rsidP="002B08AA">
      <w:pPr>
        <w:pStyle w:val="ListParagraph"/>
        <w:numPr>
          <w:ilvl w:val="0"/>
          <w:numId w:val="5"/>
        </w:numPr>
        <w:rPr>
          <w:color w:val="000000" w:themeColor="text1"/>
          <w:sz w:val="22"/>
          <w:szCs w:val="22"/>
        </w:rPr>
      </w:pPr>
      <w:r w:rsidRPr="00DE3376">
        <w:rPr>
          <w:color w:val="000000" w:themeColor="text1"/>
          <w:sz w:val="22"/>
          <w:szCs w:val="22"/>
        </w:rPr>
        <w:t>HETS:</w:t>
      </w:r>
    </w:p>
    <w:p w14:paraId="1345977A" w14:textId="3502C4FE" w:rsidR="00332865" w:rsidRPr="00DE3376" w:rsidRDefault="009B2914" w:rsidP="001558E1">
      <w:pPr>
        <w:pStyle w:val="ListParagraph"/>
        <w:numPr>
          <w:ilvl w:val="1"/>
          <w:numId w:val="5"/>
        </w:numPr>
        <w:rPr>
          <w:color w:val="000000" w:themeColor="text1"/>
          <w:sz w:val="22"/>
          <w:szCs w:val="22"/>
        </w:rPr>
      </w:pPr>
      <w:r w:rsidRPr="00DE3376">
        <w:rPr>
          <w:color w:val="000000" w:themeColor="text1"/>
          <w:sz w:val="22"/>
          <w:szCs w:val="22"/>
        </w:rPr>
        <w:t xml:space="preserve">Improve connectivity between HETS and </w:t>
      </w:r>
      <w:r w:rsidR="00254BDF" w:rsidRPr="00DE3376">
        <w:rPr>
          <w:color w:val="000000" w:themeColor="text1"/>
          <w:sz w:val="22"/>
          <w:szCs w:val="22"/>
        </w:rPr>
        <w:t>Systems of Record</w:t>
      </w:r>
      <w:r w:rsidR="00AD2EC3" w:rsidRPr="00DE3376">
        <w:rPr>
          <w:color w:val="000000" w:themeColor="text1"/>
          <w:sz w:val="22"/>
          <w:szCs w:val="22"/>
        </w:rPr>
        <w:t>s</w:t>
      </w:r>
      <w:r w:rsidR="00254BDF" w:rsidRPr="00DE3376">
        <w:rPr>
          <w:color w:val="000000" w:themeColor="text1"/>
          <w:sz w:val="22"/>
          <w:szCs w:val="22"/>
        </w:rPr>
        <w:t xml:space="preserve"> to provide </w:t>
      </w:r>
      <w:r w:rsidR="00332865" w:rsidRPr="00DE3376">
        <w:rPr>
          <w:color w:val="000000" w:themeColor="text1"/>
          <w:sz w:val="22"/>
          <w:szCs w:val="22"/>
        </w:rPr>
        <w:t>MBI changes in closer to real time capacity.</w:t>
      </w:r>
    </w:p>
    <w:p w14:paraId="6517C6EE" w14:textId="17A9483D" w:rsidR="008E194C" w:rsidRPr="00DE3376" w:rsidRDefault="00332865" w:rsidP="001558E1">
      <w:pPr>
        <w:pStyle w:val="ListParagraph"/>
        <w:numPr>
          <w:ilvl w:val="1"/>
          <w:numId w:val="5"/>
        </w:numPr>
        <w:rPr>
          <w:color w:val="000000" w:themeColor="text1"/>
          <w:sz w:val="22"/>
          <w:szCs w:val="22"/>
        </w:rPr>
      </w:pPr>
      <w:r w:rsidRPr="00DE3376">
        <w:rPr>
          <w:color w:val="000000" w:themeColor="text1"/>
          <w:sz w:val="22"/>
          <w:szCs w:val="22"/>
        </w:rPr>
        <w:t>E</w:t>
      </w:r>
      <w:r w:rsidR="00D83CBB" w:rsidRPr="00DE3376">
        <w:rPr>
          <w:color w:val="000000" w:themeColor="text1"/>
          <w:sz w:val="22"/>
          <w:szCs w:val="22"/>
        </w:rPr>
        <w:t>liminate monthly</w:t>
      </w:r>
      <w:r w:rsidRPr="00DE3376">
        <w:rPr>
          <w:color w:val="000000" w:themeColor="text1"/>
          <w:sz w:val="22"/>
          <w:szCs w:val="22"/>
        </w:rPr>
        <w:t xml:space="preserve"> output files based off above changes</w:t>
      </w:r>
      <w:r w:rsidR="00A4427A" w:rsidRPr="00DE3376">
        <w:rPr>
          <w:color w:val="000000" w:themeColor="text1"/>
          <w:sz w:val="22"/>
          <w:szCs w:val="22"/>
        </w:rPr>
        <w:t xml:space="preserve"> </w:t>
      </w:r>
      <w:r w:rsidR="001A2235" w:rsidRPr="00DE3376">
        <w:rPr>
          <w:color w:val="000000" w:themeColor="text1"/>
          <w:sz w:val="22"/>
          <w:szCs w:val="22"/>
        </w:rPr>
        <w:t>to either weekly, daily, or real-time</w:t>
      </w:r>
    </w:p>
    <w:p w14:paraId="390A4DC8" w14:textId="0C7BF86F" w:rsidR="000E450E" w:rsidRPr="00DE3376" w:rsidRDefault="00A35AF3" w:rsidP="00E4757A">
      <w:pPr>
        <w:rPr>
          <w:color w:val="000000" w:themeColor="text1"/>
          <w:sz w:val="22"/>
          <w:szCs w:val="22"/>
        </w:rPr>
      </w:pPr>
      <w:r w:rsidRPr="00DE3376">
        <w:rPr>
          <w:color w:val="000000" w:themeColor="text1"/>
          <w:sz w:val="22"/>
          <w:szCs w:val="22"/>
        </w:rPr>
        <w:t xml:space="preserve">CMS could move toward </w:t>
      </w:r>
      <w:r w:rsidR="008E194C" w:rsidRPr="00DE3376">
        <w:rPr>
          <w:color w:val="000000" w:themeColor="text1"/>
          <w:sz w:val="22"/>
          <w:szCs w:val="22"/>
        </w:rPr>
        <w:t>long</w:t>
      </w:r>
      <w:r w:rsidR="00F757A0" w:rsidRPr="00DE3376">
        <w:rPr>
          <w:color w:val="000000" w:themeColor="text1"/>
          <w:sz w:val="22"/>
          <w:szCs w:val="22"/>
        </w:rPr>
        <w:t xml:space="preserve"> term ecosystem improvements with </w:t>
      </w:r>
      <w:r w:rsidR="005E4599" w:rsidRPr="00DE3376">
        <w:rPr>
          <w:color w:val="000000" w:themeColor="text1"/>
          <w:sz w:val="22"/>
          <w:szCs w:val="22"/>
        </w:rPr>
        <w:t>the implementation</w:t>
      </w:r>
      <w:r w:rsidRPr="00DE3376">
        <w:rPr>
          <w:color w:val="000000" w:themeColor="text1"/>
          <w:sz w:val="22"/>
          <w:szCs w:val="22"/>
        </w:rPr>
        <w:t xml:space="preserve"> of </w:t>
      </w:r>
      <w:r w:rsidR="00F22C43" w:rsidRPr="00DE3376">
        <w:rPr>
          <w:color w:val="000000" w:themeColor="text1"/>
          <w:sz w:val="22"/>
          <w:szCs w:val="22"/>
        </w:rPr>
        <w:t xml:space="preserve">API connectivity to all Standard Systems. This would include </w:t>
      </w:r>
      <w:r w:rsidR="003D5E12" w:rsidRPr="00DE3376">
        <w:rPr>
          <w:color w:val="000000" w:themeColor="text1"/>
          <w:sz w:val="22"/>
          <w:szCs w:val="22"/>
        </w:rPr>
        <w:t xml:space="preserve">reopening connection to </w:t>
      </w:r>
      <w:r w:rsidR="0072749D" w:rsidRPr="00DE3376">
        <w:rPr>
          <w:color w:val="000000" w:themeColor="text1"/>
          <w:sz w:val="22"/>
          <w:szCs w:val="22"/>
        </w:rPr>
        <w:t>the Part B system</w:t>
      </w:r>
      <w:r w:rsidR="000A6AE4" w:rsidRPr="00DE3376">
        <w:rPr>
          <w:color w:val="000000" w:themeColor="text1"/>
          <w:sz w:val="22"/>
          <w:szCs w:val="22"/>
        </w:rPr>
        <w:t xml:space="preserve">s for </w:t>
      </w:r>
      <w:r w:rsidR="00A876E4" w:rsidRPr="00DE3376">
        <w:rPr>
          <w:color w:val="000000" w:themeColor="text1"/>
          <w:sz w:val="22"/>
          <w:szCs w:val="22"/>
        </w:rPr>
        <w:t>data exchange for HIH</w:t>
      </w:r>
      <w:r w:rsidR="003F16FA" w:rsidRPr="00DE3376">
        <w:rPr>
          <w:color w:val="000000" w:themeColor="text1"/>
          <w:sz w:val="22"/>
          <w:szCs w:val="22"/>
        </w:rPr>
        <w:t>s</w:t>
      </w:r>
      <w:r w:rsidR="00B41453" w:rsidRPr="00DE3376">
        <w:rPr>
          <w:color w:val="000000" w:themeColor="text1"/>
          <w:sz w:val="22"/>
          <w:szCs w:val="22"/>
        </w:rPr>
        <w:t xml:space="preserve">, and potentially even </w:t>
      </w:r>
      <w:r w:rsidR="00952AE6" w:rsidRPr="00DE3376">
        <w:rPr>
          <w:color w:val="000000" w:themeColor="text1"/>
          <w:sz w:val="22"/>
          <w:szCs w:val="22"/>
        </w:rPr>
        <w:t>DME and VMS.</w:t>
      </w:r>
    </w:p>
    <w:p w14:paraId="70E4AB01" w14:textId="473C2EB8" w:rsidR="00CD35D9" w:rsidRPr="00DE3376" w:rsidRDefault="000E450E" w:rsidP="00E4757A">
      <w:pPr>
        <w:rPr>
          <w:color w:val="000000" w:themeColor="text1"/>
          <w:sz w:val="22"/>
          <w:szCs w:val="22"/>
        </w:rPr>
      </w:pPr>
      <w:r w:rsidRPr="0A5E04E8">
        <w:rPr>
          <w:color w:val="000000" w:themeColor="text1"/>
          <w:sz w:val="22"/>
          <w:szCs w:val="22"/>
        </w:rPr>
        <w:t xml:space="preserve">Providers want the ability to </w:t>
      </w:r>
      <w:r w:rsidR="00BC6458" w:rsidRPr="0A5E04E8">
        <w:rPr>
          <w:color w:val="000000" w:themeColor="text1"/>
          <w:sz w:val="22"/>
          <w:szCs w:val="22"/>
        </w:rPr>
        <w:t xml:space="preserve">access the Part B MCS system like they do </w:t>
      </w:r>
      <w:r w:rsidR="1DC9B52E" w:rsidRPr="0A5E04E8">
        <w:rPr>
          <w:color w:val="000000" w:themeColor="text1"/>
          <w:sz w:val="22"/>
          <w:szCs w:val="22"/>
        </w:rPr>
        <w:t>with</w:t>
      </w:r>
      <w:r w:rsidR="00BC6458" w:rsidRPr="0A5E04E8">
        <w:rPr>
          <w:color w:val="000000" w:themeColor="text1"/>
          <w:sz w:val="22"/>
          <w:szCs w:val="22"/>
        </w:rPr>
        <w:t xml:space="preserve"> Part A FISS</w:t>
      </w:r>
      <w:r w:rsidR="006273E9" w:rsidRPr="0A5E04E8">
        <w:rPr>
          <w:color w:val="000000" w:themeColor="text1"/>
          <w:sz w:val="22"/>
          <w:szCs w:val="22"/>
        </w:rPr>
        <w:t xml:space="preserve">, </w:t>
      </w:r>
      <w:r w:rsidR="00CC4D2C" w:rsidRPr="0A5E04E8">
        <w:rPr>
          <w:color w:val="000000" w:themeColor="text1"/>
          <w:sz w:val="22"/>
          <w:szCs w:val="22"/>
        </w:rPr>
        <w:t xml:space="preserve">currently this is a gap </w:t>
      </w:r>
      <w:r w:rsidR="00D56C0A" w:rsidRPr="0A5E04E8">
        <w:rPr>
          <w:color w:val="000000" w:themeColor="text1"/>
          <w:sz w:val="22"/>
          <w:szCs w:val="22"/>
        </w:rPr>
        <w:t xml:space="preserve">for Medicare providers. </w:t>
      </w:r>
      <w:r w:rsidR="00636D0D" w:rsidRPr="0A5E04E8">
        <w:rPr>
          <w:color w:val="000000" w:themeColor="text1"/>
          <w:sz w:val="22"/>
          <w:szCs w:val="22"/>
        </w:rPr>
        <w:t xml:space="preserve">This </w:t>
      </w:r>
      <w:r w:rsidR="00327424" w:rsidRPr="0A5E04E8">
        <w:rPr>
          <w:color w:val="000000" w:themeColor="text1"/>
          <w:sz w:val="22"/>
          <w:szCs w:val="22"/>
        </w:rPr>
        <w:t xml:space="preserve">would improve </w:t>
      </w:r>
      <w:r w:rsidR="00EB6053" w:rsidRPr="0A5E04E8">
        <w:rPr>
          <w:color w:val="000000" w:themeColor="text1"/>
          <w:sz w:val="22"/>
          <w:szCs w:val="22"/>
        </w:rPr>
        <w:t xml:space="preserve">and increase the </w:t>
      </w:r>
      <w:r w:rsidR="00093D27" w:rsidRPr="0A5E04E8">
        <w:rPr>
          <w:color w:val="000000" w:themeColor="text1"/>
          <w:sz w:val="22"/>
          <w:szCs w:val="22"/>
        </w:rPr>
        <w:t xml:space="preserve">data exchange offerings that </w:t>
      </w:r>
      <w:r w:rsidR="004A5CEC" w:rsidRPr="0A5E04E8">
        <w:rPr>
          <w:color w:val="000000" w:themeColor="text1"/>
          <w:sz w:val="22"/>
          <w:szCs w:val="22"/>
        </w:rPr>
        <w:t>providers can access</w:t>
      </w:r>
      <w:r w:rsidR="0002343B" w:rsidRPr="0A5E04E8">
        <w:rPr>
          <w:color w:val="000000" w:themeColor="text1"/>
          <w:sz w:val="22"/>
          <w:szCs w:val="22"/>
        </w:rPr>
        <w:t xml:space="preserve"> related to claim status</w:t>
      </w:r>
      <w:r w:rsidR="00347785" w:rsidRPr="0A5E04E8">
        <w:rPr>
          <w:color w:val="000000" w:themeColor="text1"/>
          <w:sz w:val="22"/>
          <w:szCs w:val="22"/>
        </w:rPr>
        <w:t xml:space="preserve"> and patient </w:t>
      </w:r>
      <w:r w:rsidR="00ED4FE7" w:rsidRPr="0A5E04E8">
        <w:rPr>
          <w:color w:val="000000" w:themeColor="text1"/>
          <w:sz w:val="22"/>
          <w:szCs w:val="22"/>
        </w:rPr>
        <w:t>demographics</w:t>
      </w:r>
      <w:r w:rsidR="004E1D6E" w:rsidRPr="0A5E04E8">
        <w:rPr>
          <w:color w:val="000000" w:themeColor="text1"/>
          <w:sz w:val="22"/>
          <w:szCs w:val="22"/>
        </w:rPr>
        <w:t xml:space="preserve">. Additionally, software developers </w:t>
      </w:r>
      <w:r w:rsidR="006229CC" w:rsidRPr="0A5E04E8">
        <w:rPr>
          <w:color w:val="000000" w:themeColor="text1"/>
          <w:sz w:val="22"/>
          <w:szCs w:val="22"/>
        </w:rPr>
        <w:t xml:space="preserve">and </w:t>
      </w:r>
      <w:r w:rsidR="00112F98" w:rsidRPr="0A5E04E8">
        <w:rPr>
          <w:color w:val="000000" w:themeColor="text1"/>
          <w:sz w:val="22"/>
          <w:szCs w:val="22"/>
        </w:rPr>
        <w:t xml:space="preserve">companies would be able to leverage this access to improve and augment existing Medicare products in the market. </w:t>
      </w:r>
    </w:p>
    <w:p w14:paraId="2591E570" w14:textId="77777777" w:rsidR="00EB17D4" w:rsidRPr="00DE3376" w:rsidRDefault="0146D5F7" w:rsidP="00E4757A">
      <w:pPr>
        <w:rPr>
          <w:color w:val="000000" w:themeColor="text1"/>
          <w:sz w:val="22"/>
          <w:szCs w:val="22"/>
        </w:rPr>
      </w:pPr>
      <w:r w:rsidRPr="00DE3376">
        <w:rPr>
          <w:color w:val="000000" w:themeColor="text1"/>
          <w:sz w:val="22"/>
          <w:szCs w:val="22"/>
        </w:rPr>
        <w:lastRenderedPageBreak/>
        <w:t xml:space="preserve">For Medicare Part A, </w:t>
      </w:r>
      <w:r w:rsidR="08A48991" w:rsidRPr="00DE3376">
        <w:rPr>
          <w:color w:val="000000" w:themeColor="text1"/>
          <w:sz w:val="22"/>
          <w:szCs w:val="22"/>
        </w:rPr>
        <w:t xml:space="preserve">patients, providers, and </w:t>
      </w:r>
      <w:r w:rsidR="06479183" w:rsidRPr="00DE3376">
        <w:rPr>
          <w:color w:val="000000" w:themeColor="text1"/>
          <w:sz w:val="22"/>
          <w:szCs w:val="22"/>
        </w:rPr>
        <w:t xml:space="preserve">software organizations </w:t>
      </w:r>
      <w:r w:rsidR="080FE2A6" w:rsidRPr="00DE3376">
        <w:rPr>
          <w:color w:val="000000" w:themeColor="text1"/>
          <w:sz w:val="22"/>
          <w:szCs w:val="22"/>
        </w:rPr>
        <w:t xml:space="preserve">would benefit from updates to the </w:t>
      </w:r>
      <w:r w:rsidR="6E5BC3DC" w:rsidRPr="00DE3376">
        <w:rPr>
          <w:color w:val="000000" w:themeColor="text1"/>
          <w:sz w:val="22"/>
          <w:szCs w:val="22"/>
        </w:rPr>
        <w:t xml:space="preserve">DDE User Manual previously created by CMS. </w:t>
      </w:r>
      <w:r w:rsidR="346FAB06" w:rsidRPr="00DE3376">
        <w:rPr>
          <w:color w:val="000000" w:themeColor="text1"/>
          <w:sz w:val="22"/>
          <w:szCs w:val="22"/>
        </w:rPr>
        <w:t xml:space="preserve">Not having any direct access into the Medicare Part B system limits the amount of </w:t>
      </w:r>
      <w:r w:rsidR="7C2C8E99" w:rsidRPr="00DE3376">
        <w:rPr>
          <w:color w:val="000000" w:themeColor="text1"/>
          <w:sz w:val="22"/>
          <w:szCs w:val="22"/>
        </w:rPr>
        <w:t xml:space="preserve">analytics, tracking, and reporting </w:t>
      </w:r>
      <w:r w:rsidR="08CFCB4C" w:rsidRPr="00DE3376">
        <w:rPr>
          <w:color w:val="000000" w:themeColor="text1"/>
          <w:sz w:val="22"/>
          <w:szCs w:val="22"/>
        </w:rPr>
        <w:t>for providers. It also limits any beneficiary data that c</w:t>
      </w:r>
      <w:r w:rsidR="62134C83" w:rsidRPr="00DE3376">
        <w:rPr>
          <w:color w:val="000000" w:themeColor="text1"/>
          <w:sz w:val="22"/>
          <w:szCs w:val="22"/>
        </w:rPr>
        <w:t xml:space="preserve">ould </w:t>
      </w:r>
      <w:r w:rsidR="5449F9CC" w:rsidRPr="00DE3376">
        <w:rPr>
          <w:color w:val="000000" w:themeColor="text1"/>
          <w:sz w:val="22"/>
          <w:szCs w:val="22"/>
        </w:rPr>
        <w:t>aid</w:t>
      </w:r>
      <w:r w:rsidR="62134C83" w:rsidRPr="00DE3376">
        <w:rPr>
          <w:color w:val="000000" w:themeColor="text1"/>
          <w:sz w:val="22"/>
          <w:szCs w:val="22"/>
        </w:rPr>
        <w:t xml:space="preserve"> Part B customers</w:t>
      </w:r>
      <w:proofErr w:type="gramStart"/>
      <w:r w:rsidR="62134C83" w:rsidRPr="00DE3376">
        <w:rPr>
          <w:color w:val="000000" w:themeColor="text1"/>
          <w:sz w:val="22"/>
          <w:szCs w:val="22"/>
        </w:rPr>
        <w:t xml:space="preserve">. </w:t>
      </w:r>
      <w:r w:rsidR="77CADBBA" w:rsidRPr="00DE3376">
        <w:rPr>
          <w:color w:val="000000" w:themeColor="text1"/>
          <w:sz w:val="22"/>
          <w:szCs w:val="22"/>
        </w:rPr>
        <w:t xml:space="preserve"> </w:t>
      </w:r>
      <w:proofErr w:type="gramEnd"/>
      <w:r w:rsidR="005C619E" w:rsidRPr="00DE3376">
        <w:rPr>
          <w:color w:val="000000" w:themeColor="text1"/>
        </w:rPr>
        <w:br/>
      </w:r>
    </w:p>
    <w:p w14:paraId="14F83D55" w14:textId="78170118" w:rsidR="008800A9" w:rsidRPr="00DE3376" w:rsidRDefault="210D2212" w:rsidP="008A58AF">
      <w:pPr>
        <w:rPr>
          <w:color w:val="000000" w:themeColor="text1"/>
          <w:sz w:val="22"/>
          <w:szCs w:val="22"/>
        </w:rPr>
      </w:pPr>
      <w:r w:rsidRPr="00DE3376">
        <w:rPr>
          <w:color w:val="000000" w:themeColor="text1"/>
          <w:sz w:val="22"/>
          <w:szCs w:val="22"/>
        </w:rPr>
        <w:t>CMS could</w:t>
      </w:r>
      <w:r w:rsidRPr="00DE3376">
        <w:rPr>
          <w:rFonts w:ascii="Aptos" w:eastAsia="Aptos" w:hAnsi="Aptos" w:cs="Aptos"/>
          <w:color w:val="000000" w:themeColor="text1"/>
          <w:sz w:val="22"/>
          <w:szCs w:val="22"/>
        </w:rPr>
        <w:t xml:space="preserve"> move towards a standardized version of prior authorizations in healthcare as it offers a multitude of benefits for all stakeholders. For providers, it would drastically reduce the current administrative burden and time spent navigating diverse and often opaque payer requirements, freeing up resources for direct patient care and improving staff satisfaction. Patients would experience faster access to necessary treatments and medications, reducing delays, anxiety, and the risk of adverse health outcomes. Insurers, while still maintaining a mechanism for medical necessity review and cost control, would benefit from streamlined, more efficient processes, potentially leading to lower administrative costs and improved relationships with providers. Ultimately, standardization fosters greater transparency, interoperability, and predictability across the healthcare system, leading to a more efficient, patient-centered, and ultimately, higher-quality delivery of care.</w:t>
      </w:r>
    </w:p>
    <w:sectPr w:rsidR="008800A9" w:rsidRPr="00DE337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286BD" w14:textId="77777777" w:rsidR="00DE7B88" w:rsidRDefault="00DE7B88" w:rsidP="00B63B87">
      <w:pPr>
        <w:spacing w:after="0" w:line="240" w:lineRule="auto"/>
      </w:pPr>
      <w:r>
        <w:separator/>
      </w:r>
    </w:p>
  </w:endnote>
  <w:endnote w:type="continuationSeparator" w:id="0">
    <w:p w14:paraId="57CF1E66" w14:textId="77777777" w:rsidR="00DE7B88" w:rsidRDefault="00DE7B88" w:rsidP="00B6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8" w:author="Karly Rowe" w:date="2025-06-16T13:23:00Z"/>
  <w:sdt>
    <w:sdtPr>
      <w:id w:val="669603732"/>
      <w:docPartObj>
        <w:docPartGallery w:val="Page Numbers (Bottom of Page)"/>
        <w:docPartUnique/>
      </w:docPartObj>
    </w:sdtPr>
    <w:sdtEndPr>
      <w:rPr>
        <w:color w:val="7F7F7F" w:themeColor="background1" w:themeShade="7F"/>
        <w:spacing w:val="60"/>
      </w:rPr>
    </w:sdtEndPr>
    <w:sdtContent>
      <w:customXmlInsRangeEnd w:id="8"/>
      <w:p w14:paraId="57DE6A29" w14:textId="4D2C805F" w:rsidR="00AA04B2" w:rsidRDefault="00AA04B2">
        <w:pPr>
          <w:pStyle w:val="Footer"/>
          <w:pBdr>
            <w:top w:val="single" w:sz="4" w:space="1" w:color="D9D9D9" w:themeColor="background1" w:themeShade="D9"/>
          </w:pBdr>
          <w:jc w:val="right"/>
          <w:rPr>
            <w:ins w:id="9" w:author="Karly Rowe" w:date="2025-06-16T13:23:00Z" w16du:dateUtc="2025-06-16T20:23:00Z"/>
          </w:rPr>
        </w:pPr>
        <w:ins w:id="10" w:author="Karly Rowe" w:date="2025-06-16T13:23:00Z" w16du:dateUtc="2025-06-16T20:23:00Z">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ins>
      </w:p>
      <w:customXmlInsRangeStart w:id="11" w:author="Karly Rowe" w:date="2025-06-16T13:23:00Z"/>
    </w:sdtContent>
  </w:sdt>
  <w:customXmlInsRangeEnd w:id="11"/>
  <w:p w14:paraId="5AC9F71F" w14:textId="77777777" w:rsidR="00B63B87" w:rsidRDefault="00B63B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3BCFA" w14:textId="77777777" w:rsidR="00DE7B88" w:rsidRDefault="00DE7B88" w:rsidP="00B63B87">
      <w:pPr>
        <w:spacing w:after="0" w:line="240" w:lineRule="auto"/>
      </w:pPr>
      <w:r>
        <w:separator/>
      </w:r>
    </w:p>
  </w:footnote>
  <w:footnote w:type="continuationSeparator" w:id="0">
    <w:p w14:paraId="745F01B1" w14:textId="77777777" w:rsidR="00DE7B88" w:rsidRDefault="00DE7B88" w:rsidP="00B63B8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IVqa4CzP0qDbIv" int2:id="RCi4G4pt">
      <int2:state int2:value="Rejected" int2:type="spell"/>
    </int2:textHash>
    <int2:bookmark int2:bookmarkName="_Int_Tt44y1MZ" int2:invalidationBookmarkName="" int2:hashCode="aq5KZ4YMHpFpOT" int2:id="4W1RWhKp">
      <int2:state int2:value="Rejected" int2:type="gram"/>
    </int2:bookmark>
    <int2:bookmark int2:bookmarkName="_Int_Q73x2Ygk" int2:invalidationBookmarkName="" int2:hashCode="GAo5N4p/wOpdUp" int2:id="V7Z1ufJh">
      <int2:state int2:value="Rejected" int2:type="gram"/>
    </int2:bookmark>
    <int2:bookmark int2:bookmarkName="_Int_s7D0L386" int2:invalidationBookmarkName="" int2:hashCode="bM9yCuKmW/Qg0w" int2:id="nV28MrpE">
      <int2:state int2:value="Rejected" int2:type="gram"/>
    </int2:bookmark>
    <int2:bookmark int2:bookmarkName="_Int_Jp919NtY" int2:invalidationBookmarkName="" int2:hashCode="IGzJZEgpskbw89" int2:id="rT2n3BVZ">
      <int2:state int2:value="Rejected" int2:type="gram"/>
    </int2:bookmark>
    <int2:bookmark int2:bookmarkName="_Int_1IbZiaOL" int2:invalidationBookmarkName="" int2:hashCode="sstP9+z+EE4pp5" int2:id="vB7PfFsw">
      <int2:state int2:value="Rejected" int2:type="gram"/>
    </int2:bookmark>
    <int2:bookmark int2:bookmarkName="_Int_I2fbyDWp" int2:invalidationBookmarkName="" int2:hashCode="XD78N+JVHACxUs" int2:id="xb8r0r9i">
      <int2:state int2:value="Rejected" int2:type="gram"/>
    </int2:bookmark>
    <int2:bookmark int2:bookmarkName="_Int_MVlS57Cm" int2:invalidationBookmarkName="" int2:hashCode="rxDvIN2QYLvurQ" int2:id="xhf7GPys">
      <int2:state int2:value="Rejected" int2:type="gram"/>
    </int2:bookmark>
    <int2:bookmark int2:bookmarkName="_Int_H5CaanhZ" int2:invalidationBookmarkName="" int2:hashCode="onKXvelzLy5z+8" int2:id="zcyKSwU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5643"/>
    <w:multiLevelType w:val="hybridMultilevel"/>
    <w:tmpl w:val="58229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26768"/>
    <w:multiLevelType w:val="hybridMultilevel"/>
    <w:tmpl w:val="FFFFFFFF"/>
    <w:lvl w:ilvl="0" w:tplc="4E9E86C6">
      <w:start w:val="1"/>
      <w:numFmt w:val="bullet"/>
      <w:lvlText w:val=""/>
      <w:lvlJc w:val="left"/>
      <w:pPr>
        <w:ind w:left="720" w:hanging="360"/>
      </w:pPr>
      <w:rPr>
        <w:rFonts w:ascii="Symbol" w:hAnsi="Symbol" w:hint="default"/>
      </w:rPr>
    </w:lvl>
    <w:lvl w:ilvl="1" w:tplc="E5C0B252">
      <w:start w:val="1"/>
      <w:numFmt w:val="bullet"/>
      <w:lvlText w:val="o"/>
      <w:lvlJc w:val="left"/>
      <w:pPr>
        <w:ind w:left="1440" w:hanging="360"/>
      </w:pPr>
      <w:rPr>
        <w:rFonts w:ascii="Courier New" w:hAnsi="Courier New" w:hint="default"/>
      </w:rPr>
    </w:lvl>
    <w:lvl w:ilvl="2" w:tplc="75D25F70">
      <w:start w:val="1"/>
      <w:numFmt w:val="bullet"/>
      <w:lvlText w:val=""/>
      <w:lvlJc w:val="left"/>
      <w:pPr>
        <w:ind w:left="2160" w:hanging="360"/>
      </w:pPr>
      <w:rPr>
        <w:rFonts w:ascii="Wingdings" w:hAnsi="Wingdings" w:hint="default"/>
      </w:rPr>
    </w:lvl>
    <w:lvl w:ilvl="3" w:tplc="D4E84ADA">
      <w:start w:val="1"/>
      <w:numFmt w:val="bullet"/>
      <w:lvlText w:val=""/>
      <w:lvlJc w:val="left"/>
      <w:pPr>
        <w:ind w:left="2880" w:hanging="360"/>
      </w:pPr>
      <w:rPr>
        <w:rFonts w:ascii="Symbol" w:hAnsi="Symbol" w:hint="default"/>
      </w:rPr>
    </w:lvl>
    <w:lvl w:ilvl="4" w:tplc="25601C56">
      <w:start w:val="1"/>
      <w:numFmt w:val="bullet"/>
      <w:lvlText w:val="o"/>
      <w:lvlJc w:val="left"/>
      <w:pPr>
        <w:ind w:left="3600" w:hanging="360"/>
      </w:pPr>
      <w:rPr>
        <w:rFonts w:ascii="Courier New" w:hAnsi="Courier New" w:hint="default"/>
      </w:rPr>
    </w:lvl>
    <w:lvl w:ilvl="5" w:tplc="963E6492">
      <w:start w:val="1"/>
      <w:numFmt w:val="bullet"/>
      <w:lvlText w:val=""/>
      <w:lvlJc w:val="left"/>
      <w:pPr>
        <w:ind w:left="4320" w:hanging="360"/>
      </w:pPr>
      <w:rPr>
        <w:rFonts w:ascii="Wingdings" w:hAnsi="Wingdings" w:hint="default"/>
      </w:rPr>
    </w:lvl>
    <w:lvl w:ilvl="6" w:tplc="D59E9754">
      <w:start w:val="1"/>
      <w:numFmt w:val="bullet"/>
      <w:lvlText w:val=""/>
      <w:lvlJc w:val="left"/>
      <w:pPr>
        <w:ind w:left="5040" w:hanging="360"/>
      </w:pPr>
      <w:rPr>
        <w:rFonts w:ascii="Symbol" w:hAnsi="Symbol" w:hint="default"/>
      </w:rPr>
    </w:lvl>
    <w:lvl w:ilvl="7" w:tplc="DA3260E0">
      <w:start w:val="1"/>
      <w:numFmt w:val="bullet"/>
      <w:lvlText w:val="o"/>
      <w:lvlJc w:val="left"/>
      <w:pPr>
        <w:ind w:left="5760" w:hanging="360"/>
      </w:pPr>
      <w:rPr>
        <w:rFonts w:ascii="Courier New" w:hAnsi="Courier New" w:hint="default"/>
      </w:rPr>
    </w:lvl>
    <w:lvl w:ilvl="8" w:tplc="E1DAF6E0">
      <w:start w:val="1"/>
      <w:numFmt w:val="bullet"/>
      <w:lvlText w:val=""/>
      <w:lvlJc w:val="left"/>
      <w:pPr>
        <w:ind w:left="6480" w:hanging="360"/>
      </w:pPr>
      <w:rPr>
        <w:rFonts w:ascii="Wingdings" w:hAnsi="Wingdings" w:hint="default"/>
      </w:rPr>
    </w:lvl>
  </w:abstractNum>
  <w:abstractNum w:abstractNumId="2" w15:restartNumberingAfterBreak="0">
    <w:nsid w:val="17D32114"/>
    <w:multiLevelType w:val="hybridMultilevel"/>
    <w:tmpl w:val="5B1CA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E8861F"/>
    <w:multiLevelType w:val="hybridMultilevel"/>
    <w:tmpl w:val="FFFFFFFF"/>
    <w:lvl w:ilvl="0" w:tplc="715AFE76">
      <w:start w:val="1"/>
      <w:numFmt w:val="bullet"/>
      <w:lvlText w:val=""/>
      <w:lvlJc w:val="left"/>
      <w:pPr>
        <w:ind w:left="720" w:hanging="360"/>
      </w:pPr>
      <w:rPr>
        <w:rFonts w:ascii="Symbol" w:hAnsi="Symbol" w:hint="default"/>
      </w:rPr>
    </w:lvl>
    <w:lvl w:ilvl="1" w:tplc="BBEC00EC">
      <w:start w:val="1"/>
      <w:numFmt w:val="bullet"/>
      <w:lvlText w:val="o"/>
      <w:lvlJc w:val="left"/>
      <w:pPr>
        <w:ind w:left="1440" w:hanging="360"/>
      </w:pPr>
      <w:rPr>
        <w:rFonts w:ascii="Courier New" w:hAnsi="Courier New" w:hint="default"/>
      </w:rPr>
    </w:lvl>
    <w:lvl w:ilvl="2" w:tplc="D00CFF62">
      <w:start w:val="1"/>
      <w:numFmt w:val="bullet"/>
      <w:lvlText w:val=""/>
      <w:lvlJc w:val="left"/>
      <w:pPr>
        <w:ind w:left="2160" w:hanging="360"/>
      </w:pPr>
      <w:rPr>
        <w:rFonts w:ascii="Wingdings" w:hAnsi="Wingdings" w:hint="default"/>
      </w:rPr>
    </w:lvl>
    <w:lvl w:ilvl="3" w:tplc="FEF6ECCE">
      <w:start w:val="1"/>
      <w:numFmt w:val="bullet"/>
      <w:lvlText w:val=""/>
      <w:lvlJc w:val="left"/>
      <w:pPr>
        <w:ind w:left="2880" w:hanging="360"/>
      </w:pPr>
      <w:rPr>
        <w:rFonts w:ascii="Symbol" w:hAnsi="Symbol" w:hint="default"/>
      </w:rPr>
    </w:lvl>
    <w:lvl w:ilvl="4" w:tplc="29BED302">
      <w:start w:val="1"/>
      <w:numFmt w:val="bullet"/>
      <w:lvlText w:val="o"/>
      <w:lvlJc w:val="left"/>
      <w:pPr>
        <w:ind w:left="3600" w:hanging="360"/>
      </w:pPr>
      <w:rPr>
        <w:rFonts w:ascii="Courier New" w:hAnsi="Courier New" w:hint="default"/>
      </w:rPr>
    </w:lvl>
    <w:lvl w:ilvl="5" w:tplc="7B20FD42">
      <w:start w:val="1"/>
      <w:numFmt w:val="bullet"/>
      <w:lvlText w:val=""/>
      <w:lvlJc w:val="left"/>
      <w:pPr>
        <w:ind w:left="4320" w:hanging="360"/>
      </w:pPr>
      <w:rPr>
        <w:rFonts w:ascii="Wingdings" w:hAnsi="Wingdings" w:hint="default"/>
      </w:rPr>
    </w:lvl>
    <w:lvl w:ilvl="6" w:tplc="7AAC7A7E">
      <w:start w:val="1"/>
      <w:numFmt w:val="bullet"/>
      <w:lvlText w:val=""/>
      <w:lvlJc w:val="left"/>
      <w:pPr>
        <w:ind w:left="5040" w:hanging="360"/>
      </w:pPr>
      <w:rPr>
        <w:rFonts w:ascii="Symbol" w:hAnsi="Symbol" w:hint="default"/>
      </w:rPr>
    </w:lvl>
    <w:lvl w:ilvl="7" w:tplc="C7082136">
      <w:start w:val="1"/>
      <w:numFmt w:val="bullet"/>
      <w:lvlText w:val="o"/>
      <w:lvlJc w:val="left"/>
      <w:pPr>
        <w:ind w:left="5760" w:hanging="360"/>
      </w:pPr>
      <w:rPr>
        <w:rFonts w:ascii="Courier New" w:hAnsi="Courier New" w:hint="default"/>
      </w:rPr>
    </w:lvl>
    <w:lvl w:ilvl="8" w:tplc="987068CE">
      <w:start w:val="1"/>
      <w:numFmt w:val="bullet"/>
      <w:lvlText w:val=""/>
      <w:lvlJc w:val="left"/>
      <w:pPr>
        <w:ind w:left="6480" w:hanging="360"/>
      </w:pPr>
      <w:rPr>
        <w:rFonts w:ascii="Wingdings" w:hAnsi="Wingdings" w:hint="default"/>
      </w:rPr>
    </w:lvl>
  </w:abstractNum>
  <w:abstractNum w:abstractNumId="4" w15:restartNumberingAfterBreak="0">
    <w:nsid w:val="2F235BEE"/>
    <w:multiLevelType w:val="hybridMultilevel"/>
    <w:tmpl w:val="FFFFFFFF"/>
    <w:lvl w:ilvl="0" w:tplc="BDF4ADA8">
      <w:start w:val="1"/>
      <w:numFmt w:val="bullet"/>
      <w:lvlText w:val=""/>
      <w:lvlJc w:val="left"/>
      <w:pPr>
        <w:ind w:left="720" w:hanging="360"/>
      </w:pPr>
      <w:rPr>
        <w:rFonts w:ascii="Symbol" w:hAnsi="Symbol" w:hint="default"/>
      </w:rPr>
    </w:lvl>
    <w:lvl w:ilvl="1" w:tplc="AEF2FE0A">
      <w:start w:val="1"/>
      <w:numFmt w:val="bullet"/>
      <w:lvlText w:val="o"/>
      <w:lvlJc w:val="left"/>
      <w:pPr>
        <w:ind w:left="1440" w:hanging="360"/>
      </w:pPr>
      <w:rPr>
        <w:rFonts w:ascii="Courier New" w:hAnsi="Courier New" w:hint="default"/>
      </w:rPr>
    </w:lvl>
    <w:lvl w:ilvl="2" w:tplc="82661E4A">
      <w:start w:val="1"/>
      <w:numFmt w:val="bullet"/>
      <w:lvlText w:val=""/>
      <w:lvlJc w:val="left"/>
      <w:pPr>
        <w:ind w:left="2160" w:hanging="360"/>
      </w:pPr>
      <w:rPr>
        <w:rFonts w:ascii="Wingdings" w:hAnsi="Wingdings" w:hint="default"/>
      </w:rPr>
    </w:lvl>
    <w:lvl w:ilvl="3" w:tplc="44BEBF7C">
      <w:start w:val="1"/>
      <w:numFmt w:val="bullet"/>
      <w:lvlText w:val=""/>
      <w:lvlJc w:val="left"/>
      <w:pPr>
        <w:ind w:left="2880" w:hanging="360"/>
      </w:pPr>
      <w:rPr>
        <w:rFonts w:ascii="Symbol" w:hAnsi="Symbol" w:hint="default"/>
      </w:rPr>
    </w:lvl>
    <w:lvl w:ilvl="4" w:tplc="78C6C43E">
      <w:start w:val="1"/>
      <w:numFmt w:val="bullet"/>
      <w:lvlText w:val="o"/>
      <w:lvlJc w:val="left"/>
      <w:pPr>
        <w:ind w:left="3600" w:hanging="360"/>
      </w:pPr>
      <w:rPr>
        <w:rFonts w:ascii="Courier New" w:hAnsi="Courier New" w:hint="default"/>
      </w:rPr>
    </w:lvl>
    <w:lvl w:ilvl="5" w:tplc="30385F10">
      <w:start w:val="1"/>
      <w:numFmt w:val="bullet"/>
      <w:lvlText w:val=""/>
      <w:lvlJc w:val="left"/>
      <w:pPr>
        <w:ind w:left="4320" w:hanging="360"/>
      </w:pPr>
      <w:rPr>
        <w:rFonts w:ascii="Wingdings" w:hAnsi="Wingdings" w:hint="default"/>
      </w:rPr>
    </w:lvl>
    <w:lvl w:ilvl="6" w:tplc="4C0E189C">
      <w:start w:val="1"/>
      <w:numFmt w:val="bullet"/>
      <w:lvlText w:val=""/>
      <w:lvlJc w:val="left"/>
      <w:pPr>
        <w:ind w:left="5040" w:hanging="360"/>
      </w:pPr>
      <w:rPr>
        <w:rFonts w:ascii="Symbol" w:hAnsi="Symbol" w:hint="default"/>
      </w:rPr>
    </w:lvl>
    <w:lvl w:ilvl="7" w:tplc="81CCCDBC">
      <w:start w:val="1"/>
      <w:numFmt w:val="bullet"/>
      <w:lvlText w:val="o"/>
      <w:lvlJc w:val="left"/>
      <w:pPr>
        <w:ind w:left="5760" w:hanging="360"/>
      </w:pPr>
      <w:rPr>
        <w:rFonts w:ascii="Courier New" w:hAnsi="Courier New" w:hint="default"/>
      </w:rPr>
    </w:lvl>
    <w:lvl w:ilvl="8" w:tplc="1CAC349C">
      <w:start w:val="1"/>
      <w:numFmt w:val="bullet"/>
      <w:lvlText w:val=""/>
      <w:lvlJc w:val="left"/>
      <w:pPr>
        <w:ind w:left="6480" w:hanging="360"/>
      </w:pPr>
      <w:rPr>
        <w:rFonts w:ascii="Wingdings" w:hAnsi="Wingdings" w:hint="default"/>
      </w:rPr>
    </w:lvl>
  </w:abstractNum>
  <w:abstractNum w:abstractNumId="5" w15:restartNumberingAfterBreak="0">
    <w:nsid w:val="2F5518DD"/>
    <w:multiLevelType w:val="hybridMultilevel"/>
    <w:tmpl w:val="FC3E84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684CF4"/>
    <w:multiLevelType w:val="hybridMultilevel"/>
    <w:tmpl w:val="FFFFFFFF"/>
    <w:lvl w:ilvl="0" w:tplc="5902FD26">
      <w:start w:val="1"/>
      <w:numFmt w:val="bullet"/>
      <w:lvlText w:val=""/>
      <w:lvlJc w:val="left"/>
      <w:pPr>
        <w:ind w:left="720" w:hanging="360"/>
      </w:pPr>
      <w:rPr>
        <w:rFonts w:ascii="Symbol" w:hAnsi="Symbol" w:hint="default"/>
      </w:rPr>
    </w:lvl>
    <w:lvl w:ilvl="1" w:tplc="25BE334A">
      <w:start w:val="1"/>
      <w:numFmt w:val="bullet"/>
      <w:lvlText w:val="o"/>
      <w:lvlJc w:val="left"/>
      <w:pPr>
        <w:ind w:left="1440" w:hanging="360"/>
      </w:pPr>
      <w:rPr>
        <w:rFonts w:ascii="Courier New" w:hAnsi="Courier New" w:hint="default"/>
      </w:rPr>
    </w:lvl>
    <w:lvl w:ilvl="2" w:tplc="EEBE9016">
      <w:start w:val="1"/>
      <w:numFmt w:val="bullet"/>
      <w:lvlText w:val=""/>
      <w:lvlJc w:val="left"/>
      <w:pPr>
        <w:ind w:left="2160" w:hanging="360"/>
      </w:pPr>
      <w:rPr>
        <w:rFonts w:ascii="Wingdings" w:hAnsi="Wingdings" w:hint="default"/>
      </w:rPr>
    </w:lvl>
    <w:lvl w:ilvl="3" w:tplc="48D43D38">
      <w:start w:val="1"/>
      <w:numFmt w:val="bullet"/>
      <w:lvlText w:val=""/>
      <w:lvlJc w:val="left"/>
      <w:pPr>
        <w:ind w:left="2880" w:hanging="360"/>
      </w:pPr>
      <w:rPr>
        <w:rFonts w:ascii="Symbol" w:hAnsi="Symbol" w:hint="default"/>
      </w:rPr>
    </w:lvl>
    <w:lvl w:ilvl="4" w:tplc="049075D8">
      <w:start w:val="1"/>
      <w:numFmt w:val="bullet"/>
      <w:lvlText w:val="o"/>
      <w:lvlJc w:val="left"/>
      <w:pPr>
        <w:ind w:left="3600" w:hanging="360"/>
      </w:pPr>
      <w:rPr>
        <w:rFonts w:ascii="Courier New" w:hAnsi="Courier New" w:hint="default"/>
      </w:rPr>
    </w:lvl>
    <w:lvl w:ilvl="5" w:tplc="846A5DBE">
      <w:start w:val="1"/>
      <w:numFmt w:val="bullet"/>
      <w:lvlText w:val=""/>
      <w:lvlJc w:val="left"/>
      <w:pPr>
        <w:ind w:left="4320" w:hanging="360"/>
      </w:pPr>
      <w:rPr>
        <w:rFonts w:ascii="Wingdings" w:hAnsi="Wingdings" w:hint="default"/>
      </w:rPr>
    </w:lvl>
    <w:lvl w:ilvl="6" w:tplc="9B1CE668">
      <w:start w:val="1"/>
      <w:numFmt w:val="bullet"/>
      <w:lvlText w:val=""/>
      <w:lvlJc w:val="left"/>
      <w:pPr>
        <w:ind w:left="5040" w:hanging="360"/>
      </w:pPr>
      <w:rPr>
        <w:rFonts w:ascii="Symbol" w:hAnsi="Symbol" w:hint="default"/>
      </w:rPr>
    </w:lvl>
    <w:lvl w:ilvl="7" w:tplc="C6DA2DCA">
      <w:start w:val="1"/>
      <w:numFmt w:val="bullet"/>
      <w:lvlText w:val="o"/>
      <w:lvlJc w:val="left"/>
      <w:pPr>
        <w:ind w:left="5760" w:hanging="360"/>
      </w:pPr>
      <w:rPr>
        <w:rFonts w:ascii="Courier New" w:hAnsi="Courier New" w:hint="default"/>
      </w:rPr>
    </w:lvl>
    <w:lvl w:ilvl="8" w:tplc="1BD64470">
      <w:start w:val="1"/>
      <w:numFmt w:val="bullet"/>
      <w:lvlText w:val=""/>
      <w:lvlJc w:val="left"/>
      <w:pPr>
        <w:ind w:left="6480" w:hanging="360"/>
      </w:pPr>
      <w:rPr>
        <w:rFonts w:ascii="Wingdings" w:hAnsi="Wingdings" w:hint="default"/>
      </w:rPr>
    </w:lvl>
  </w:abstractNum>
  <w:abstractNum w:abstractNumId="7" w15:restartNumberingAfterBreak="0">
    <w:nsid w:val="43880DFE"/>
    <w:multiLevelType w:val="hybridMultilevel"/>
    <w:tmpl w:val="FFFFFFFF"/>
    <w:lvl w:ilvl="0" w:tplc="2E3C34B0">
      <w:start w:val="1"/>
      <w:numFmt w:val="bullet"/>
      <w:lvlText w:val=""/>
      <w:lvlJc w:val="left"/>
      <w:pPr>
        <w:ind w:left="720" w:hanging="360"/>
      </w:pPr>
      <w:rPr>
        <w:rFonts w:ascii="Symbol" w:hAnsi="Symbol" w:hint="default"/>
      </w:rPr>
    </w:lvl>
    <w:lvl w:ilvl="1" w:tplc="A0D4577E">
      <w:start w:val="1"/>
      <w:numFmt w:val="bullet"/>
      <w:lvlText w:val="o"/>
      <w:lvlJc w:val="left"/>
      <w:pPr>
        <w:ind w:left="1440" w:hanging="360"/>
      </w:pPr>
      <w:rPr>
        <w:rFonts w:ascii="Courier New" w:hAnsi="Courier New" w:hint="default"/>
      </w:rPr>
    </w:lvl>
    <w:lvl w:ilvl="2" w:tplc="179886C0">
      <w:start w:val="1"/>
      <w:numFmt w:val="bullet"/>
      <w:lvlText w:val=""/>
      <w:lvlJc w:val="left"/>
      <w:pPr>
        <w:ind w:left="2160" w:hanging="360"/>
      </w:pPr>
      <w:rPr>
        <w:rFonts w:ascii="Wingdings" w:hAnsi="Wingdings" w:hint="default"/>
      </w:rPr>
    </w:lvl>
    <w:lvl w:ilvl="3" w:tplc="16263940">
      <w:start w:val="1"/>
      <w:numFmt w:val="bullet"/>
      <w:lvlText w:val=""/>
      <w:lvlJc w:val="left"/>
      <w:pPr>
        <w:ind w:left="2880" w:hanging="360"/>
      </w:pPr>
      <w:rPr>
        <w:rFonts w:ascii="Symbol" w:hAnsi="Symbol" w:hint="default"/>
      </w:rPr>
    </w:lvl>
    <w:lvl w:ilvl="4" w:tplc="D7F42FEC">
      <w:start w:val="1"/>
      <w:numFmt w:val="bullet"/>
      <w:lvlText w:val="o"/>
      <w:lvlJc w:val="left"/>
      <w:pPr>
        <w:ind w:left="3600" w:hanging="360"/>
      </w:pPr>
      <w:rPr>
        <w:rFonts w:ascii="Courier New" w:hAnsi="Courier New" w:hint="default"/>
      </w:rPr>
    </w:lvl>
    <w:lvl w:ilvl="5" w:tplc="F36C3AA6">
      <w:start w:val="1"/>
      <w:numFmt w:val="bullet"/>
      <w:lvlText w:val=""/>
      <w:lvlJc w:val="left"/>
      <w:pPr>
        <w:ind w:left="4320" w:hanging="360"/>
      </w:pPr>
      <w:rPr>
        <w:rFonts w:ascii="Wingdings" w:hAnsi="Wingdings" w:hint="default"/>
      </w:rPr>
    </w:lvl>
    <w:lvl w:ilvl="6" w:tplc="7388C398">
      <w:start w:val="1"/>
      <w:numFmt w:val="bullet"/>
      <w:lvlText w:val=""/>
      <w:lvlJc w:val="left"/>
      <w:pPr>
        <w:ind w:left="5040" w:hanging="360"/>
      </w:pPr>
      <w:rPr>
        <w:rFonts w:ascii="Symbol" w:hAnsi="Symbol" w:hint="default"/>
      </w:rPr>
    </w:lvl>
    <w:lvl w:ilvl="7" w:tplc="2DEACBC0">
      <w:start w:val="1"/>
      <w:numFmt w:val="bullet"/>
      <w:lvlText w:val="o"/>
      <w:lvlJc w:val="left"/>
      <w:pPr>
        <w:ind w:left="5760" w:hanging="360"/>
      </w:pPr>
      <w:rPr>
        <w:rFonts w:ascii="Courier New" w:hAnsi="Courier New" w:hint="default"/>
      </w:rPr>
    </w:lvl>
    <w:lvl w:ilvl="8" w:tplc="3AB810C4">
      <w:start w:val="1"/>
      <w:numFmt w:val="bullet"/>
      <w:lvlText w:val=""/>
      <w:lvlJc w:val="left"/>
      <w:pPr>
        <w:ind w:left="6480" w:hanging="360"/>
      </w:pPr>
      <w:rPr>
        <w:rFonts w:ascii="Wingdings" w:hAnsi="Wingdings" w:hint="default"/>
      </w:rPr>
    </w:lvl>
  </w:abstractNum>
  <w:abstractNum w:abstractNumId="8" w15:restartNumberingAfterBreak="0">
    <w:nsid w:val="55B7F7AD"/>
    <w:multiLevelType w:val="hybridMultilevel"/>
    <w:tmpl w:val="FFFFFFFF"/>
    <w:lvl w:ilvl="0" w:tplc="4F1423AE">
      <w:start w:val="1"/>
      <w:numFmt w:val="bullet"/>
      <w:lvlText w:val=""/>
      <w:lvlJc w:val="left"/>
      <w:pPr>
        <w:ind w:left="720" w:hanging="360"/>
      </w:pPr>
      <w:rPr>
        <w:rFonts w:ascii="Symbol" w:hAnsi="Symbol" w:hint="default"/>
      </w:rPr>
    </w:lvl>
    <w:lvl w:ilvl="1" w:tplc="294476C6">
      <w:start w:val="1"/>
      <w:numFmt w:val="bullet"/>
      <w:lvlText w:val="o"/>
      <w:lvlJc w:val="left"/>
      <w:pPr>
        <w:ind w:left="1440" w:hanging="360"/>
      </w:pPr>
      <w:rPr>
        <w:rFonts w:ascii="Courier New" w:hAnsi="Courier New" w:hint="default"/>
      </w:rPr>
    </w:lvl>
    <w:lvl w:ilvl="2" w:tplc="F7EE2248">
      <w:start w:val="1"/>
      <w:numFmt w:val="bullet"/>
      <w:lvlText w:val=""/>
      <w:lvlJc w:val="left"/>
      <w:pPr>
        <w:ind w:left="2160" w:hanging="360"/>
      </w:pPr>
      <w:rPr>
        <w:rFonts w:ascii="Wingdings" w:hAnsi="Wingdings" w:hint="default"/>
      </w:rPr>
    </w:lvl>
    <w:lvl w:ilvl="3" w:tplc="8732F238">
      <w:start w:val="1"/>
      <w:numFmt w:val="bullet"/>
      <w:lvlText w:val=""/>
      <w:lvlJc w:val="left"/>
      <w:pPr>
        <w:ind w:left="2880" w:hanging="360"/>
      </w:pPr>
      <w:rPr>
        <w:rFonts w:ascii="Symbol" w:hAnsi="Symbol" w:hint="default"/>
      </w:rPr>
    </w:lvl>
    <w:lvl w:ilvl="4" w:tplc="FAB2324A">
      <w:start w:val="1"/>
      <w:numFmt w:val="bullet"/>
      <w:lvlText w:val="o"/>
      <w:lvlJc w:val="left"/>
      <w:pPr>
        <w:ind w:left="3600" w:hanging="360"/>
      </w:pPr>
      <w:rPr>
        <w:rFonts w:ascii="Courier New" w:hAnsi="Courier New" w:hint="default"/>
      </w:rPr>
    </w:lvl>
    <w:lvl w:ilvl="5" w:tplc="BA0E1D9C">
      <w:start w:val="1"/>
      <w:numFmt w:val="bullet"/>
      <w:lvlText w:val=""/>
      <w:lvlJc w:val="left"/>
      <w:pPr>
        <w:ind w:left="4320" w:hanging="360"/>
      </w:pPr>
      <w:rPr>
        <w:rFonts w:ascii="Wingdings" w:hAnsi="Wingdings" w:hint="default"/>
      </w:rPr>
    </w:lvl>
    <w:lvl w:ilvl="6" w:tplc="3962C5F6">
      <w:start w:val="1"/>
      <w:numFmt w:val="bullet"/>
      <w:lvlText w:val=""/>
      <w:lvlJc w:val="left"/>
      <w:pPr>
        <w:ind w:left="5040" w:hanging="360"/>
      </w:pPr>
      <w:rPr>
        <w:rFonts w:ascii="Symbol" w:hAnsi="Symbol" w:hint="default"/>
      </w:rPr>
    </w:lvl>
    <w:lvl w:ilvl="7" w:tplc="0A468472">
      <w:start w:val="1"/>
      <w:numFmt w:val="bullet"/>
      <w:lvlText w:val="o"/>
      <w:lvlJc w:val="left"/>
      <w:pPr>
        <w:ind w:left="5760" w:hanging="360"/>
      </w:pPr>
      <w:rPr>
        <w:rFonts w:ascii="Courier New" w:hAnsi="Courier New" w:hint="default"/>
      </w:rPr>
    </w:lvl>
    <w:lvl w:ilvl="8" w:tplc="A808E6BE">
      <w:start w:val="1"/>
      <w:numFmt w:val="bullet"/>
      <w:lvlText w:val=""/>
      <w:lvlJc w:val="left"/>
      <w:pPr>
        <w:ind w:left="6480" w:hanging="360"/>
      </w:pPr>
      <w:rPr>
        <w:rFonts w:ascii="Wingdings" w:hAnsi="Wingdings" w:hint="default"/>
      </w:rPr>
    </w:lvl>
  </w:abstractNum>
  <w:abstractNum w:abstractNumId="9" w15:restartNumberingAfterBreak="0">
    <w:nsid w:val="580C19D6"/>
    <w:multiLevelType w:val="hybridMultilevel"/>
    <w:tmpl w:val="FFFFFFFF"/>
    <w:lvl w:ilvl="0" w:tplc="122A37EA">
      <w:start w:val="1"/>
      <w:numFmt w:val="bullet"/>
      <w:lvlText w:val=""/>
      <w:lvlJc w:val="left"/>
      <w:pPr>
        <w:ind w:left="720" w:hanging="360"/>
      </w:pPr>
      <w:rPr>
        <w:rFonts w:ascii="Symbol" w:hAnsi="Symbol" w:hint="default"/>
      </w:rPr>
    </w:lvl>
    <w:lvl w:ilvl="1" w:tplc="6AC0A214">
      <w:start w:val="1"/>
      <w:numFmt w:val="bullet"/>
      <w:lvlText w:val="o"/>
      <w:lvlJc w:val="left"/>
      <w:pPr>
        <w:ind w:left="1440" w:hanging="360"/>
      </w:pPr>
      <w:rPr>
        <w:rFonts w:ascii="Courier New" w:hAnsi="Courier New" w:hint="default"/>
      </w:rPr>
    </w:lvl>
    <w:lvl w:ilvl="2" w:tplc="7C52B9A8">
      <w:start w:val="1"/>
      <w:numFmt w:val="bullet"/>
      <w:lvlText w:val=""/>
      <w:lvlJc w:val="left"/>
      <w:pPr>
        <w:ind w:left="2160" w:hanging="360"/>
      </w:pPr>
      <w:rPr>
        <w:rFonts w:ascii="Wingdings" w:hAnsi="Wingdings" w:hint="default"/>
      </w:rPr>
    </w:lvl>
    <w:lvl w:ilvl="3" w:tplc="D98AFD30">
      <w:start w:val="1"/>
      <w:numFmt w:val="bullet"/>
      <w:lvlText w:val=""/>
      <w:lvlJc w:val="left"/>
      <w:pPr>
        <w:ind w:left="2880" w:hanging="360"/>
      </w:pPr>
      <w:rPr>
        <w:rFonts w:ascii="Symbol" w:hAnsi="Symbol" w:hint="default"/>
      </w:rPr>
    </w:lvl>
    <w:lvl w:ilvl="4" w:tplc="DABAA194">
      <w:start w:val="1"/>
      <w:numFmt w:val="bullet"/>
      <w:lvlText w:val="o"/>
      <w:lvlJc w:val="left"/>
      <w:pPr>
        <w:ind w:left="3600" w:hanging="360"/>
      </w:pPr>
      <w:rPr>
        <w:rFonts w:ascii="Courier New" w:hAnsi="Courier New" w:hint="default"/>
      </w:rPr>
    </w:lvl>
    <w:lvl w:ilvl="5" w:tplc="15746D1A">
      <w:start w:val="1"/>
      <w:numFmt w:val="bullet"/>
      <w:lvlText w:val=""/>
      <w:lvlJc w:val="left"/>
      <w:pPr>
        <w:ind w:left="4320" w:hanging="360"/>
      </w:pPr>
      <w:rPr>
        <w:rFonts w:ascii="Wingdings" w:hAnsi="Wingdings" w:hint="default"/>
      </w:rPr>
    </w:lvl>
    <w:lvl w:ilvl="6" w:tplc="161C83E6">
      <w:start w:val="1"/>
      <w:numFmt w:val="bullet"/>
      <w:lvlText w:val=""/>
      <w:lvlJc w:val="left"/>
      <w:pPr>
        <w:ind w:left="5040" w:hanging="360"/>
      </w:pPr>
      <w:rPr>
        <w:rFonts w:ascii="Symbol" w:hAnsi="Symbol" w:hint="default"/>
      </w:rPr>
    </w:lvl>
    <w:lvl w:ilvl="7" w:tplc="8ED4D1F0">
      <w:start w:val="1"/>
      <w:numFmt w:val="bullet"/>
      <w:lvlText w:val="o"/>
      <w:lvlJc w:val="left"/>
      <w:pPr>
        <w:ind w:left="5760" w:hanging="360"/>
      </w:pPr>
      <w:rPr>
        <w:rFonts w:ascii="Courier New" w:hAnsi="Courier New" w:hint="default"/>
      </w:rPr>
    </w:lvl>
    <w:lvl w:ilvl="8" w:tplc="9196A816">
      <w:start w:val="1"/>
      <w:numFmt w:val="bullet"/>
      <w:lvlText w:val=""/>
      <w:lvlJc w:val="left"/>
      <w:pPr>
        <w:ind w:left="6480" w:hanging="360"/>
      </w:pPr>
      <w:rPr>
        <w:rFonts w:ascii="Wingdings" w:hAnsi="Wingdings" w:hint="default"/>
      </w:rPr>
    </w:lvl>
  </w:abstractNum>
  <w:abstractNum w:abstractNumId="10" w15:restartNumberingAfterBreak="0">
    <w:nsid w:val="59B12284"/>
    <w:multiLevelType w:val="hybridMultilevel"/>
    <w:tmpl w:val="B4AE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CFA568"/>
    <w:multiLevelType w:val="hybridMultilevel"/>
    <w:tmpl w:val="FFFFFFFF"/>
    <w:lvl w:ilvl="0" w:tplc="EB7A61C0">
      <w:start w:val="1"/>
      <w:numFmt w:val="bullet"/>
      <w:lvlText w:val=""/>
      <w:lvlJc w:val="left"/>
      <w:pPr>
        <w:ind w:left="720" w:hanging="360"/>
      </w:pPr>
      <w:rPr>
        <w:rFonts w:ascii="Symbol" w:hAnsi="Symbol" w:hint="default"/>
      </w:rPr>
    </w:lvl>
    <w:lvl w:ilvl="1" w:tplc="63A069C6">
      <w:start w:val="1"/>
      <w:numFmt w:val="bullet"/>
      <w:lvlText w:val="o"/>
      <w:lvlJc w:val="left"/>
      <w:pPr>
        <w:ind w:left="1440" w:hanging="360"/>
      </w:pPr>
      <w:rPr>
        <w:rFonts w:ascii="Courier New" w:hAnsi="Courier New" w:hint="default"/>
      </w:rPr>
    </w:lvl>
    <w:lvl w:ilvl="2" w:tplc="6A1AE8CE">
      <w:start w:val="1"/>
      <w:numFmt w:val="bullet"/>
      <w:lvlText w:val=""/>
      <w:lvlJc w:val="left"/>
      <w:pPr>
        <w:ind w:left="2160" w:hanging="360"/>
      </w:pPr>
      <w:rPr>
        <w:rFonts w:ascii="Wingdings" w:hAnsi="Wingdings" w:hint="default"/>
      </w:rPr>
    </w:lvl>
    <w:lvl w:ilvl="3" w:tplc="C27220EC">
      <w:start w:val="1"/>
      <w:numFmt w:val="bullet"/>
      <w:lvlText w:val=""/>
      <w:lvlJc w:val="left"/>
      <w:pPr>
        <w:ind w:left="2880" w:hanging="360"/>
      </w:pPr>
      <w:rPr>
        <w:rFonts w:ascii="Symbol" w:hAnsi="Symbol" w:hint="default"/>
      </w:rPr>
    </w:lvl>
    <w:lvl w:ilvl="4" w:tplc="4328E1C6">
      <w:start w:val="1"/>
      <w:numFmt w:val="bullet"/>
      <w:lvlText w:val="o"/>
      <w:lvlJc w:val="left"/>
      <w:pPr>
        <w:ind w:left="3600" w:hanging="360"/>
      </w:pPr>
      <w:rPr>
        <w:rFonts w:ascii="Courier New" w:hAnsi="Courier New" w:hint="default"/>
      </w:rPr>
    </w:lvl>
    <w:lvl w:ilvl="5" w:tplc="1B8E853E">
      <w:start w:val="1"/>
      <w:numFmt w:val="bullet"/>
      <w:lvlText w:val=""/>
      <w:lvlJc w:val="left"/>
      <w:pPr>
        <w:ind w:left="4320" w:hanging="360"/>
      </w:pPr>
      <w:rPr>
        <w:rFonts w:ascii="Wingdings" w:hAnsi="Wingdings" w:hint="default"/>
      </w:rPr>
    </w:lvl>
    <w:lvl w:ilvl="6" w:tplc="2430B706">
      <w:start w:val="1"/>
      <w:numFmt w:val="bullet"/>
      <w:lvlText w:val=""/>
      <w:lvlJc w:val="left"/>
      <w:pPr>
        <w:ind w:left="5040" w:hanging="360"/>
      </w:pPr>
      <w:rPr>
        <w:rFonts w:ascii="Symbol" w:hAnsi="Symbol" w:hint="default"/>
      </w:rPr>
    </w:lvl>
    <w:lvl w:ilvl="7" w:tplc="EA38FDC6">
      <w:start w:val="1"/>
      <w:numFmt w:val="bullet"/>
      <w:lvlText w:val="o"/>
      <w:lvlJc w:val="left"/>
      <w:pPr>
        <w:ind w:left="5760" w:hanging="360"/>
      </w:pPr>
      <w:rPr>
        <w:rFonts w:ascii="Courier New" w:hAnsi="Courier New" w:hint="default"/>
      </w:rPr>
    </w:lvl>
    <w:lvl w:ilvl="8" w:tplc="21E2214A">
      <w:start w:val="1"/>
      <w:numFmt w:val="bullet"/>
      <w:lvlText w:val=""/>
      <w:lvlJc w:val="left"/>
      <w:pPr>
        <w:ind w:left="6480" w:hanging="360"/>
      </w:pPr>
      <w:rPr>
        <w:rFonts w:ascii="Wingdings" w:hAnsi="Wingdings" w:hint="default"/>
      </w:rPr>
    </w:lvl>
  </w:abstractNum>
  <w:abstractNum w:abstractNumId="12" w15:restartNumberingAfterBreak="0">
    <w:nsid w:val="61DA43DE"/>
    <w:multiLevelType w:val="hybridMultilevel"/>
    <w:tmpl w:val="510A8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9BF8B8"/>
    <w:multiLevelType w:val="hybridMultilevel"/>
    <w:tmpl w:val="FFFFFFFF"/>
    <w:lvl w:ilvl="0" w:tplc="9A9CF232">
      <w:start w:val="1"/>
      <w:numFmt w:val="bullet"/>
      <w:lvlText w:val=""/>
      <w:lvlJc w:val="left"/>
      <w:pPr>
        <w:ind w:left="720" w:hanging="360"/>
      </w:pPr>
      <w:rPr>
        <w:rFonts w:ascii="Symbol" w:hAnsi="Symbol" w:hint="default"/>
      </w:rPr>
    </w:lvl>
    <w:lvl w:ilvl="1" w:tplc="19BEF466">
      <w:start w:val="1"/>
      <w:numFmt w:val="bullet"/>
      <w:lvlText w:val="o"/>
      <w:lvlJc w:val="left"/>
      <w:pPr>
        <w:ind w:left="1440" w:hanging="360"/>
      </w:pPr>
      <w:rPr>
        <w:rFonts w:ascii="Courier New" w:hAnsi="Courier New" w:hint="default"/>
      </w:rPr>
    </w:lvl>
    <w:lvl w:ilvl="2" w:tplc="A35C742E">
      <w:start w:val="1"/>
      <w:numFmt w:val="bullet"/>
      <w:lvlText w:val=""/>
      <w:lvlJc w:val="left"/>
      <w:pPr>
        <w:ind w:left="2160" w:hanging="360"/>
      </w:pPr>
      <w:rPr>
        <w:rFonts w:ascii="Wingdings" w:hAnsi="Wingdings" w:hint="default"/>
      </w:rPr>
    </w:lvl>
    <w:lvl w:ilvl="3" w:tplc="A01AA494">
      <w:start w:val="1"/>
      <w:numFmt w:val="bullet"/>
      <w:lvlText w:val=""/>
      <w:lvlJc w:val="left"/>
      <w:pPr>
        <w:ind w:left="2880" w:hanging="360"/>
      </w:pPr>
      <w:rPr>
        <w:rFonts w:ascii="Symbol" w:hAnsi="Symbol" w:hint="default"/>
      </w:rPr>
    </w:lvl>
    <w:lvl w:ilvl="4" w:tplc="6F30FF64">
      <w:start w:val="1"/>
      <w:numFmt w:val="bullet"/>
      <w:lvlText w:val="o"/>
      <w:lvlJc w:val="left"/>
      <w:pPr>
        <w:ind w:left="3600" w:hanging="360"/>
      </w:pPr>
      <w:rPr>
        <w:rFonts w:ascii="Courier New" w:hAnsi="Courier New" w:hint="default"/>
      </w:rPr>
    </w:lvl>
    <w:lvl w:ilvl="5" w:tplc="60787488">
      <w:start w:val="1"/>
      <w:numFmt w:val="bullet"/>
      <w:lvlText w:val=""/>
      <w:lvlJc w:val="left"/>
      <w:pPr>
        <w:ind w:left="4320" w:hanging="360"/>
      </w:pPr>
      <w:rPr>
        <w:rFonts w:ascii="Wingdings" w:hAnsi="Wingdings" w:hint="default"/>
      </w:rPr>
    </w:lvl>
    <w:lvl w:ilvl="6" w:tplc="E00CE6B8">
      <w:start w:val="1"/>
      <w:numFmt w:val="bullet"/>
      <w:lvlText w:val=""/>
      <w:lvlJc w:val="left"/>
      <w:pPr>
        <w:ind w:left="5040" w:hanging="360"/>
      </w:pPr>
      <w:rPr>
        <w:rFonts w:ascii="Symbol" w:hAnsi="Symbol" w:hint="default"/>
      </w:rPr>
    </w:lvl>
    <w:lvl w:ilvl="7" w:tplc="B9546372">
      <w:start w:val="1"/>
      <w:numFmt w:val="bullet"/>
      <w:lvlText w:val="o"/>
      <w:lvlJc w:val="left"/>
      <w:pPr>
        <w:ind w:left="5760" w:hanging="360"/>
      </w:pPr>
      <w:rPr>
        <w:rFonts w:ascii="Courier New" w:hAnsi="Courier New" w:hint="default"/>
      </w:rPr>
    </w:lvl>
    <w:lvl w:ilvl="8" w:tplc="787A4EDA">
      <w:start w:val="1"/>
      <w:numFmt w:val="bullet"/>
      <w:lvlText w:val=""/>
      <w:lvlJc w:val="left"/>
      <w:pPr>
        <w:ind w:left="6480" w:hanging="360"/>
      </w:pPr>
      <w:rPr>
        <w:rFonts w:ascii="Wingdings" w:hAnsi="Wingdings" w:hint="default"/>
      </w:rPr>
    </w:lvl>
  </w:abstractNum>
  <w:abstractNum w:abstractNumId="14" w15:restartNumberingAfterBreak="0">
    <w:nsid w:val="6B166B3C"/>
    <w:multiLevelType w:val="hybridMultilevel"/>
    <w:tmpl w:val="FFFFFFFF"/>
    <w:lvl w:ilvl="0" w:tplc="26865582">
      <w:start w:val="1"/>
      <w:numFmt w:val="bullet"/>
      <w:lvlText w:val=""/>
      <w:lvlJc w:val="left"/>
      <w:pPr>
        <w:ind w:left="720" w:hanging="360"/>
      </w:pPr>
      <w:rPr>
        <w:rFonts w:ascii="Symbol" w:hAnsi="Symbol" w:hint="default"/>
      </w:rPr>
    </w:lvl>
    <w:lvl w:ilvl="1" w:tplc="C14E480E">
      <w:start w:val="1"/>
      <w:numFmt w:val="bullet"/>
      <w:lvlText w:val="o"/>
      <w:lvlJc w:val="left"/>
      <w:pPr>
        <w:ind w:left="1440" w:hanging="360"/>
      </w:pPr>
      <w:rPr>
        <w:rFonts w:ascii="Courier New" w:hAnsi="Courier New" w:hint="default"/>
      </w:rPr>
    </w:lvl>
    <w:lvl w:ilvl="2" w:tplc="B35C5A52">
      <w:start w:val="1"/>
      <w:numFmt w:val="bullet"/>
      <w:lvlText w:val=""/>
      <w:lvlJc w:val="left"/>
      <w:pPr>
        <w:ind w:left="2160" w:hanging="360"/>
      </w:pPr>
      <w:rPr>
        <w:rFonts w:ascii="Wingdings" w:hAnsi="Wingdings" w:hint="default"/>
      </w:rPr>
    </w:lvl>
    <w:lvl w:ilvl="3" w:tplc="7D98AA24">
      <w:start w:val="1"/>
      <w:numFmt w:val="bullet"/>
      <w:lvlText w:val=""/>
      <w:lvlJc w:val="left"/>
      <w:pPr>
        <w:ind w:left="2880" w:hanging="360"/>
      </w:pPr>
      <w:rPr>
        <w:rFonts w:ascii="Symbol" w:hAnsi="Symbol" w:hint="default"/>
      </w:rPr>
    </w:lvl>
    <w:lvl w:ilvl="4" w:tplc="9BE429A8">
      <w:start w:val="1"/>
      <w:numFmt w:val="bullet"/>
      <w:lvlText w:val="o"/>
      <w:lvlJc w:val="left"/>
      <w:pPr>
        <w:ind w:left="3600" w:hanging="360"/>
      </w:pPr>
      <w:rPr>
        <w:rFonts w:ascii="Courier New" w:hAnsi="Courier New" w:hint="default"/>
      </w:rPr>
    </w:lvl>
    <w:lvl w:ilvl="5" w:tplc="7CB0FDE6">
      <w:start w:val="1"/>
      <w:numFmt w:val="bullet"/>
      <w:lvlText w:val=""/>
      <w:lvlJc w:val="left"/>
      <w:pPr>
        <w:ind w:left="4320" w:hanging="360"/>
      </w:pPr>
      <w:rPr>
        <w:rFonts w:ascii="Wingdings" w:hAnsi="Wingdings" w:hint="default"/>
      </w:rPr>
    </w:lvl>
    <w:lvl w:ilvl="6" w:tplc="287C6C6C">
      <w:start w:val="1"/>
      <w:numFmt w:val="bullet"/>
      <w:lvlText w:val=""/>
      <w:lvlJc w:val="left"/>
      <w:pPr>
        <w:ind w:left="5040" w:hanging="360"/>
      </w:pPr>
      <w:rPr>
        <w:rFonts w:ascii="Symbol" w:hAnsi="Symbol" w:hint="default"/>
      </w:rPr>
    </w:lvl>
    <w:lvl w:ilvl="7" w:tplc="C6FAF4C4">
      <w:start w:val="1"/>
      <w:numFmt w:val="bullet"/>
      <w:lvlText w:val="o"/>
      <w:lvlJc w:val="left"/>
      <w:pPr>
        <w:ind w:left="5760" w:hanging="360"/>
      </w:pPr>
      <w:rPr>
        <w:rFonts w:ascii="Courier New" w:hAnsi="Courier New" w:hint="default"/>
      </w:rPr>
    </w:lvl>
    <w:lvl w:ilvl="8" w:tplc="A2808F2C">
      <w:start w:val="1"/>
      <w:numFmt w:val="bullet"/>
      <w:lvlText w:val=""/>
      <w:lvlJc w:val="left"/>
      <w:pPr>
        <w:ind w:left="6480" w:hanging="360"/>
      </w:pPr>
      <w:rPr>
        <w:rFonts w:ascii="Wingdings" w:hAnsi="Wingdings" w:hint="default"/>
      </w:rPr>
    </w:lvl>
  </w:abstractNum>
  <w:abstractNum w:abstractNumId="15" w15:restartNumberingAfterBreak="0">
    <w:nsid w:val="6FBD758C"/>
    <w:multiLevelType w:val="hybridMultilevel"/>
    <w:tmpl w:val="25DE252E"/>
    <w:lvl w:ilvl="0" w:tplc="860A8CC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597693">
    <w:abstractNumId w:val="10"/>
  </w:num>
  <w:num w:numId="2" w16cid:durableId="122699803">
    <w:abstractNumId w:val="2"/>
  </w:num>
  <w:num w:numId="3" w16cid:durableId="1451626727">
    <w:abstractNumId w:val="0"/>
  </w:num>
  <w:num w:numId="4" w16cid:durableId="1971128031">
    <w:abstractNumId w:val="15"/>
  </w:num>
  <w:num w:numId="5" w16cid:durableId="1340304498">
    <w:abstractNumId w:val="5"/>
  </w:num>
  <w:num w:numId="6" w16cid:durableId="1273585414">
    <w:abstractNumId w:val="12"/>
  </w:num>
  <w:num w:numId="7" w16cid:durableId="637226813">
    <w:abstractNumId w:val="4"/>
  </w:num>
  <w:num w:numId="8" w16cid:durableId="263847970">
    <w:abstractNumId w:val="8"/>
  </w:num>
  <w:num w:numId="9" w16cid:durableId="2103723454">
    <w:abstractNumId w:val="13"/>
  </w:num>
  <w:num w:numId="10" w16cid:durableId="1748964279">
    <w:abstractNumId w:val="6"/>
  </w:num>
  <w:num w:numId="11" w16cid:durableId="1175339066">
    <w:abstractNumId w:val="3"/>
  </w:num>
  <w:num w:numId="12" w16cid:durableId="1917082409">
    <w:abstractNumId w:val="11"/>
  </w:num>
  <w:num w:numId="13" w16cid:durableId="265576610">
    <w:abstractNumId w:val="14"/>
  </w:num>
  <w:num w:numId="14" w16cid:durableId="392582680">
    <w:abstractNumId w:val="7"/>
  </w:num>
  <w:num w:numId="15" w16cid:durableId="1833714416">
    <w:abstractNumId w:val="1"/>
  </w:num>
  <w:num w:numId="16" w16cid:durableId="1557934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0A9"/>
    <w:rsid w:val="0000187A"/>
    <w:rsid w:val="0000402C"/>
    <w:rsid w:val="00004F4E"/>
    <w:rsid w:val="00010AE2"/>
    <w:rsid w:val="0001201C"/>
    <w:rsid w:val="00012311"/>
    <w:rsid w:val="000126B3"/>
    <w:rsid w:val="00012C10"/>
    <w:rsid w:val="00012E70"/>
    <w:rsid w:val="00014728"/>
    <w:rsid w:val="00017016"/>
    <w:rsid w:val="00017266"/>
    <w:rsid w:val="0001727F"/>
    <w:rsid w:val="00017285"/>
    <w:rsid w:val="00020E84"/>
    <w:rsid w:val="0002191E"/>
    <w:rsid w:val="00021BEF"/>
    <w:rsid w:val="0002343B"/>
    <w:rsid w:val="000235F5"/>
    <w:rsid w:val="00024103"/>
    <w:rsid w:val="000258C6"/>
    <w:rsid w:val="00025D1D"/>
    <w:rsid w:val="0002609D"/>
    <w:rsid w:val="00031616"/>
    <w:rsid w:val="00031AF1"/>
    <w:rsid w:val="000329AC"/>
    <w:rsid w:val="00033066"/>
    <w:rsid w:val="00033506"/>
    <w:rsid w:val="000423B9"/>
    <w:rsid w:val="00042A5E"/>
    <w:rsid w:val="00042B44"/>
    <w:rsid w:val="00042B67"/>
    <w:rsid w:val="00042F88"/>
    <w:rsid w:val="0004321D"/>
    <w:rsid w:val="000435EF"/>
    <w:rsid w:val="0004398B"/>
    <w:rsid w:val="00046761"/>
    <w:rsid w:val="00046A38"/>
    <w:rsid w:val="00047B1B"/>
    <w:rsid w:val="00051442"/>
    <w:rsid w:val="000516E9"/>
    <w:rsid w:val="000536A7"/>
    <w:rsid w:val="0005564C"/>
    <w:rsid w:val="00055CE3"/>
    <w:rsid w:val="000605EC"/>
    <w:rsid w:val="00060C1F"/>
    <w:rsid w:val="0006105B"/>
    <w:rsid w:val="0006132B"/>
    <w:rsid w:val="00061D58"/>
    <w:rsid w:val="000649B0"/>
    <w:rsid w:val="00070724"/>
    <w:rsid w:val="00071277"/>
    <w:rsid w:val="00071AEF"/>
    <w:rsid w:val="00072A09"/>
    <w:rsid w:val="000730AB"/>
    <w:rsid w:val="00073D29"/>
    <w:rsid w:val="00075B95"/>
    <w:rsid w:val="00075F5D"/>
    <w:rsid w:val="00077431"/>
    <w:rsid w:val="00077F59"/>
    <w:rsid w:val="00080288"/>
    <w:rsid w:val="000809F3"/>
    <w:rsid w:val="00081095"/>
    <w:rsid w:val="00082D8F"/>
    <w:rsid w:val="00084790"/>
    <w:rsid w:val="000865E7"/>
    <w:rsid w:val="000879FF"/>
    <w:rsid w:val="00087BA4"/>
    <w:rsid w:val="00087DA5"/>
    <w:rsid w:val="000903B9"/>
    <w:rsid w:val="00090BDE"/>
    <w:rsid w:val="00091136"/>
    <w:rsid w:val="00091A7E"/>
    <w:rsid w:val="0009227C"/>
    <w:rsid w:val="00092284"/>
    <w:rsid w:val="00092905"/>
    <w:rsid w:val="000938BA"/>
    <w:rsid w:val="00093D27"/>
    <w:rsid w:val="00095505"/>
    <w:rsid w:val="00097403"/>
    <w:rsid w:val="000A0ACC"/>
    <w:rsid w:val="000A11CA"/>
    <w:rsid w:val="000A18C0"/>
    <w:rsid w:val="000A1FED"/>
    <w:rsid w:val="000A2563"/>
    <w:rsid w:val="000A47C9"/>
    <w:rsid w:val="000A5899"/>
    <w:rsid w:val="000A6769"/>
    <w:rsid w:val="000A6AE4"/>
    <w:rsid w:val="000B00E1"/>
    <w:rsid w:val="000B1518"/>
    <w:rsid w:val="000B242A"/>
    <w:rsid w:val="000B25EE"/>
    <w:rsid w:val="000B28C2"/>
    <w:rsid w:val="000B311A"/>
    <w:rsid w:val="000B4E1D"/>
    <w:rsid w:val="000B5AB5"/>
    <w:rsid w:val="000B73A0"/>
    <w:rsid w:val="000C0F94"/>
    <w:rsid w:val="000C1024"/>
    <w:rsid w:val="000C2477"/>
    <w:rsid w:val="000C4D80"/>
    <w:rsid w:val="000C5037"/>
    <w:rsid w:val="000C51BB"/>
    <w:rsid w:val="000C5AA2"/>
    <w:rsid w:val="000C5CF0"/>
    <w:rsid w:val="000C67C1"/>
    <w:rsid w:val="000C6FA1"/>
    <w:rsid w:val="000C70C6"/>
    <w:rsid w:val="000C7D68"/>
    <w:rsid w:val="000D0973"/>
    <w:rsid w:val="000D17F0"/>
    <w:rsid w:val="000D1A35"/>
    <w:rsid w:val="000D1BEC"/>
    <w:rsid w:val="000D1C77"/>
    <w:rsid w:val="000D30EB"/>
    <w:rsid w:val="000D53A5"/>
    <w:rsid w:val="000D5402"/>
    <w:rsid w:val="000D6137"/>
    <w:rsid w:val="000D69BC"/>
    <w:rsid w:val="000D755F"/>
    <w:rsid w:val="000D7BB1"/>
    <w:rsid w:val="000E072E"/>
    <w:rsid w:val="000E20A5"/>
    <w:rsid w:val="000E265A"/>
    <w:rsid w:val="000E3742"/>
    <w:rsid w:val="000E3E59"/>
    <w:rsid w:val="000E40FF"/>
    <w:rsid w:val="000E450E"/>
    <w:rsid w:val="000E7BE5"/>
    <w:rsid w:val="000E7E76"/>
    <w:rsid w:val="000F02E5"/>
    <w:rsid w:val="000F06BD"/>
    <w:rsid w:val="000F203D"/>
    <w:rsid w:val="000F27FD"/>
    <w:rsid w:val="000F2D7E"/>
    <w:rsid w:val="000F2F1A"/>
    <w:rsid w:val="000F30A0"/>
    <w:rsid w:val="000F40D3"/>
    <w:rsid w:val="000F71D9"/>
    <w:rsid w:val="0010132C"/>
    <w:rsid w:val="0010205E"/>
    <w:rsid w:val="00106ED2"/>
    <w:rsid w:val="00107979"/>
    <w:rsid w:val="00110001"/>
    <w:rsid w:val="00110ED4"/>
    <w:rsid w:val="001113D9"/>
    <w:rsid w:val="00111CD9"/>
    <w:rsid w:val="001124FD"/>
    <w:rsid w:val="00112F98"/>
    <w:rsid w:val="00113890"/>
    <w:rsid w:val="00114293"/>
    <w:rsid w:val="0011535D"/>
    <w:rsid w:val="00116EA8"/>
    <w:rsid w:val="00117BDA"/>
    <w:rsid w:val="001213B8"/>
    <w:rsid w:val="001223A4"/>
    <w:rsid w:val="001224CE"/>
    <w:rsid w:val="001253F9"/>
    <w:rsid w:val="00125ABA"/>
    <w:rsid w:val="00125D4E"/>
    <w:rsid w:val="00126CCB"/>
    <w:rsid w:val="00126EE9"/>
    <w:rsid w:val="00130785"/>
    <w:rsid w:val="00130974"/>
    <w:rsid w:val="001310A3"/>
    <w:rsid w:val="00132B2A"/>
    <w:rsid w:val="00133600"/>
    <w:rsid w:val="00133E44"/>
    <w:rsid w:val="0013436F"/>
    <w:rsid w:val="0013555D"/>
    <w:rsid w:val="0013746F"/>
    <w:rsid w:val="001375A1"/>
    <w:rsid w:val="00137637"/>
    <w:rsid w:val="00140368"/>
    <w:rsid w:val="001403C0"/>
    <w:rsid w:val="00141B56"/>
    <w:rsid w:val="00142BAF"/>
    <w:rsid w:val="0014412D"/>
    <w:rsid w:val="00144E82"/>
    <w:rsid w:val="00145E62"/>
    <w:rsid w:val="00146932"/>
    <w:rsid w:val="00147837"/>
    <w:rsid w:val="00153F41"/>
    <w:rsid w:val="001558E1"/>
    <w:rsid w:val="001559BE"/>
    <w:rsid w:val="00155D0B"/>
    <w:rsid w:val="0015652E"/>
    <w:rsid w:val="001568DB"/>
    <w:rsid w:val="001574C8"/>
    <w:rsid w:val="001615D9"/>
    <w:rsid w:val="0016233D"/>
    <w:rsid w:val="00162DE0"/>
    <w:rsid w:val="001636DB"/>
    <w:rsid w:val="00163BB8"/>
    <w:rsid w:val="00163F84"/>
    <w:rsid w:val="001647AB"/>
    <w:rsid w:val="00164DBB"/>
    <w:rsid w:val="00167BE2"/>
    <w:rsid w:val="00171FD4"/>
    <w:rsid w:val="00174DCC"/>
    <w:rsid w:val="00175829"/>
    <w:rsid w:val="00175F4A"/>
    <w:rsid w:val="00180F5C"/>
    <w:rsid w:val="0018108B"/>
    <w:rsid w:val="0018361B"/>
    <w:rsid w:val="001839D3"/>
    <w:rsid w:val="0018480B"/>
    <w:rsid w:val="00184970"/>
    <w:rsid w:val="00185907"/>
    <w:rsid w:val="001875BB"/>
    <w:rsid w:val="0019114B"/>
    <w:rsid w:val="00192B4B"/>
    <w:rsid w:val="00192C2D"/>
    <w:rsid w:val="00192F6B"/>
    <w:rsid w:val="00193388"/>
    <w:rsid w:val="00193C8B"/>
    <w:rsid w:val="00194721"/>
    <w:rsid w:val="00194EDF"/>
    <w:rsid w:val="00195900"/>
    <w:rsid w:val="00196DA6"/>
    <w:rsid w:val="00197253"/>
    <w:rsid w:val="00197CA4"/>
    <w:rsid w:val="001A0201"/>
    <w:rsid w:val="001A2235"/>
    <w:rsid w:val="001A3ACF"/>
    <w:rsid w:val="001A3DE1"/>
    <w:rsid w:val="001A4112"/>
    <w:rsid w:val="001A4CF6"/>
    <w:rsid w:val="001A6269"/>
    <w:rsid w:val="001A687F"/>
    <w:rsid w:val="001A6C1D"/>
    <w:rsid w:val="001A6F64"/>
    <w:rsid w:val="001B2275"/>
    <w:rsid w:val="001B7F37"/>
    <w:rsid w:val="001C13BF"/>
    <w:rsid w:val="001C1C06"/>
    <w:rsid w:val="001C272A"/>
    <w:rsid w:val="001C2D12"/>
    <w:rsid w:val="001C55D6"/>
    <w:rsid w:val="001C6AB4"/>
    <w:rsid w:val="001D0F4E"/>
    <w:rsid w:val="001D1FCD"/>
    <w:rsid w:val="001D2354"/>
    <w:rsid w:val="001D23DB"/>
    <w:rsid w:val="001D3D52"/>
    <w:rsid w:val="001D4729"/>
    <w:rsid w:val="001D6073"/>
    <w:rsid w:val="001D643C"/>
    <w:rsid w:val="001D69AC"/>
    <w:rsid w:val="001D75E7"/>
    <w:rsid w:val="001D7D6A"/>
    <w:rsid w:val="001E18C5"/>
    <w:rsid w:val="001E1AEB"/>
    <w:rsid w:val="001E24EC"/>
    <w:rsid w:val="001E3F9F"/>
    <w:rsid w:val="001E4CDF"/>
    <w:rsid w:val="001E5DBF"/>
    <w:rsid w:val="001E730F"/>
    <w:rsid w:val="001F096F"/>
    <w:rsid w:val="001F0D3B"/>
    <w:rsid w:val="001F16BF"/>
    <w:rsid w:val="001F1855"/>
    <w:rsid w:val="001F2222"/>
    <w:rsid w:val="001F263C"/>
    <w:rsid w:val="001F4081"/>
    <w:rsid w:val="001F4195"/>
    <w:rsid w:val="001F5A5E"/>
    <w:rsid w:val="001F7E8D"/>
    <w:rsid w:val="00201CDA"/>
    <w:rsid w:val="002022AA"/>
    <w:rsid w:val="002022E6"/>
    <w:rsid w:val="00202AFC"/>
    <w:rsid w:val="00202CE3"/>
    <w:rsid w:val="00202FF9"/>
    <w:rsid w:val="002030D6"/>
    <w:rsid w:val="00204582"/>
    <w:rsid w:val="00204B03"/>
    <w:rsid w:val="0020798D"/>
    <w:rsid w:val="00210685"/>
    <w:rsid w:val="00211543"/>
    <w:rsid w:val="0021262F"/>
    <w:rsid w:val="00212C5C"/>
    <w:rsid w:val="00212EC3"/>
    <w:rsid w:val="0021371A"/>
    <w:rsid w:val="002142D6"/>
    <w:rsid w:val="00214BD9"/>
    <w:rsid w:val="002157A6"/>
    <w:rsid w:val="00216E65"/>
    <w:rsid w:val="00220512"/>
    <w:rsid w:val="00220EF0"/>
    <w:rsid w:val="00221377"/>
    <w:rsid w:val="00221AF4"/>
    <w:rsid w:val="00222742"/>
    <w:rsid w:val="00222C9B"/>
    <w:rsid w:val="00223448"/>
    <w:rsid w:val="00224C8D"/>
    <w:rsid w:val="00225911"/>
    <w:rsid w:val="002308D4"/>
    <w:rsid w:val="0023358C"/>
    <w:rsid w:val="0023561B"/>
    <w:rsid w:val="00236C04"/>
    <w:rsid w:val="00236E2F"/>
    <w:rsid w:val="00237138"/>
    <w:rsid w:val="00237372"/>
    <w:rsid w:val="002374EF"/>
    <w:rsid w:val="00242473"/>
    <w:rsid w:val="00242D62"/>
    <w:rsid w:val="00243B9A"/>
    <w:rsid w:val="00244CCA"/>
    <w:rsid w:val="00246C65"/>
    <w:rsid w:val="00247DAC"/>
    <w:rsid w:val="0025035B"/>
    <w:rsid w:val="00250716"/>
    <w:rsid w:val="0025174F"/>
    <w:rsid w:val="00252CBE"/>
    <w:rsid w:val="0025485F"/>
    <w:rsid w:val="00254BDF"/>
    <w:rsid w:val="00260C3E"/>
    <w:rsid w:val="00261438"/>
    <w:rsid w:val="0026247E"/>
    <w:rsid w:val="00263475"/>
    <w:rsid w:val="00264737"/>
    <w:rsid w:val="00265865"/>
    <w:rsid w:val="00265DD0"/>
    <w:rsid w:val="002701BA"/>
    <w:rsid w:val="00270315"/>
    <w:rsid w:val="00271AD3"/>
    <w:rsid w:val="00272185"/>
    <w:rsid w:val="0027232B"/>
    <w:rsid w:val="00272E5E"/>
    <w:rsid w:val="0027331A"/>
    <w:rsid w:val="00273F81"/>
    <w:rsid w:val="002740C8"/>
    <w:rsid w:val="00274623"/>
    <w:rsid w:val="002763DF"/>
    <w:rsid w:val="00277C3F"/>
    <w:rsid w:val="00280214"/>
    <w:rsid w:val="00280CDB"/>
    <w:rsid w:val="00283A40"/>
    <w:rsid w:val="0028530C"/>
    <w:rsid w:val="002878BE"/>
    <w:rsid w:val="0029004D"/>
    <w:rsid w:val="0029059D"/>
    <w:rsid w:val="00293A02"/>
    <w:rsid w:val="00294485"/>
    <w:rsid w:val="00295FF1"/>
    <w:rsid w:val="0029606E"/>
    <w:rsid w:val="002971D2"/>
    <w:rsid w:val="0029730D"/>
    <w:rsid w:val="002A11FC"/>
    <w:rsid w:val="002A219D"/>
    <w:rsid w:val="002A6663"/>
    <w:rsid w:val="002A68C6"/>
    <w:rsid w:val="002A7063"/>
    <w:rsid w:val="002A7384"/>
    <w:rsid w:val="002B08AA"/>
    <w:rsid w:val="002B0AA1"/>
    <w:rsid w:val="002B0B08"/>
    <w:rsid w:val="002B1A29"/>
    <w:rsid w:val="002B1F80"/>
    <w:rsid w:val="002B37FB"/>
    <w:rsid w:val="002B464A"/>
    <w:rsid w:val="002B48BE"/>
    <w:rsid w:val="002B4C85"/>
    <w:rsid w:val="002B5C99"/>
    <w:rsid w:val="002B6503"/>
    <w:rsid w:val="002B6840"/>
    <w:rsid w:val="002B6926"/>
    <w:rsid w:val="002B69C9"/>
    <w:rsid w:val="002C1794"/>
    <w:rsid w:val="002C1817"/>
    <w:rsid w:val="002C2449"/>
    <w:rsid w:val="002C2E68"/>
    <w:rsid w:val="002C38E0"/>
    <w:rsid w:val="002C3EF4"/>
    <w:rsid w:val="002C4030"/>
    <w:rsid w:val="002C4A88"/>
    <w:rsid w:val="002C5DC0"/>
    <w:rsid w:val="002C731D"/>
    <w:rsid w:val="002C7C53"/>
    <w:rsid w:val="002D0B96"/>
    <w:rsid w:val="002D0DB3"/>
    <w:rsid w:val="002D1103"/>
    <w:rsid w:val="002D3097"/>
    <w:rsid w:val="002D3374"/>
    <w:rsid w:val="002D3E79"/>
    <w:rsid w:val="002D468E"/>
    <w:rsid w:val="002D4FA4"/>
    <w:rsid w:val="002D6189"/>
    <w:rsid w:val="002D7DD6"/>
    <w:rsid w:val="002E15BA"/>
    <w:rsid w:val="002E24D7"/>
    <w:rsid w:val="002E438C"/>
    <w:rsid w:val="002E5222"/>
    <w:rsid w:val="002E731F"/>
    <w:rsid w:val="002E7586"/>
    <w:rsid w:val="002F17B5"/>
    <w:rsid w:val="002F246F"/>
    <w:rsid w:val="002F2D2D"/>
    <w:rsid w:val="002F3695"/>
    <w:rsid w:val="002F701B"/>
    <w:rsid w:val="003002C0"/>
    <w:rsid w:val="003006BA"/>
    <w:rsid w:val="00301226"/>
    <w:rsid w:val="00301F2B"/>
    <w:rsid w:val="00302904"/>
    <w:rsid w:val="00302BB2"/>
    <w:rsid w:val="0030520D"/>
    <w:rsid w:val="003056B6"/>
    <w:rsid w:val="00305FEA"/>
    <w:rsid w:val="003064E2"/>
    <w:rsid w:val="00306577"/>
    <w:rsid w:val="0031282C"/>
    <w:rsid w:val="00312C03"/>
    <w:rsid w:val="00313054"/>
    <w:rsid w:val="00313171"/>
    <w:rsid w:val="003139A9"/>
    <w:rsid w:val="00313A63"/>
    <w:rsid w:val="00317298"/>
    <w:rsid w:val="0031781B"/>
    <w:rsid w:val="003204B2"/>
    <w:rsid w:val="003223B6"/>
    <w:rsid w:val="00325323"/>
    <w:rsid w:val="00325467"/>
    <w:rsid w:val="00325EA9"/>
    <w:rsid w:val="00326C36"/>
    <w:rsid w:val="00327424"/>
    <w:rsid w:val="003274A7"/>
    <w:rsid w:val="00330922"/>
    <w:rsid w:val="00331BDA"/>
    <w:rsid w:val="00332865"/>
    <w:rsid w:val="00333B54"/>
    <w:rsid w:val="00334313"/>
    <w:rsid w:val="00335101"/>
    <w:rsid w:val="003357E1"/>
    <w:rsid w:val="00337935"/>
    <w:rsid w:val="003400D4"/>
    <w:rsid w:val="0034052B"/>
    <w:rsid w:val="00340C46"/>
    <w:rsid w:val="003420E9"/>
    <w:rsid w:val="003424A2"/>
    <w:rsid w:val="003458D3"/>
    <w:rsid w:val="00345FA2"/>
    <w:rsid w:val="00346AE0"/>
    <w:rsid w:val="00346B6D"/>
    <w:rsid w:val="00347785"/>
    <w:rsid w:val="00347A3A"/>
    <w:rsid w:val="003510CB"/>
    <w:rsid w:val="003529A5"/>
    <w:rsid w:val="0035492E"/>
    <w:rsid w:val="003552A5"/>
    <w:rsid w:val="00360B5D"/>
    <w:rsid w:val="003622C9"/>
    <w:rsid w:val="003625C0"/>
    <w:rsid w:val="003630B8"/>
    <w:rsid w:val="0036365D"/>
    <w:rsid w:val="00364D78"/>
    <w:rsid w:val="003652BD"/>
    <w:rsid w:val="00366C83"/>
    <w:rsid w:val="00370874"/>
    <w:rsid w:val="00370C0A"/>
    <w:rsid w:val="00371422"/>
    <w:rsid w:val="00371BF8"/>
    <w:rsid w:val="00371D95"/>
    <w:rsid w:val="0037238B"/>
    <w:rsid w:val="00372D0E"/>
    <w:rsid w:val="00373480"/>
    <w:rsid w:val="0037380F"/>
    <w:rsid w:val="003770F2"/>
    <w:rsid w:val="003803B8"/>
    <w:rsid w:val="0038216F"/>
    <w:rsid w:val="00382388"/>
    <w:rsid w:val="003825AD"/>
    <w:rsid w:val="003825BB"/>
    <w:rsid w:val="00382A0B"/>
    <w:rsid w:val="00383C82"/>
    <w:rsid w:val="00384176"/>
    <w:rsid w:val="003843A6"/>
    <w:rsid w:val="00384E73"/>
    <w:rsid w:val="0038555C"/>
    <w:rsid w:val="003858CA"/>
    <w:rsid w:val="00385AA9"/>
    <w:rsid w:val="00386BC5"/>
    <w:rsid w:val="00387E76"/>
    <w:rsid w:val="00390A6C"/>
    <w:rsid w:val="00392570"/>
    <w:rsid w:val="00395652"/>
    <w:rsid w:val="003977F1"/>
    <w:rsid w:val="003A0B08"/>
    <w:rsid w:val="003A10C1"/>
    <w:rsid w:val="003A1EE3"/>
    <w:rsid w:val="003A2D5F"/>
    <w:rsid w:val="003A432F"/>
    <w:rsid w:val="003A4E2C"/>
    <w:rsid w:val="003A5248"/>
    <w:rsid w:val="003A654E"/>
    <w:rsid w:val="003A68D2"/>
    <w:rsid w:val="003A6F54"/>
    <w:rsid w:val="003B0432"/>
    <w:rsid w:val="003B0724"/>
    <w:rsid w:val="003B118D"/>
    <w:rsid w:val="003B11EE"/>
    <w:rsid w:val="003B186A"/>
    <w:rsid w:val="003B30F3"/>
    <w:rsid w:val="003B31B3"/>
    <w:rsid w:val="003B39AF"/>
    <w:rsid w:val="003B479D"/>
    <w:rsid w:val="003B53AE"/>
    <w:rsid w:val="003C1BB0"/>
    <w:rsid w:val="003C239C"/>
    <w:rsid w:val="003C27B0"/>
    <w:rsid w:val="003C2B2B"/>
    <w:rsid w:val="003C2FF5"/>
    <w:rsid w:val="003C414F"/>
    <w:rsid w:val="003C44DB"/>
    <w:rsid w:val="003C66BB"/>
    <w:rsid w:val="003C7434"/>
    <w:rsid w:val="003D0AE0"/>
    <w:rsid w:val="003D0B17"/>
    <w:rsid w:val="003D21CF"/>
    <w:rsid w:val="003D3330"/>
    <w:rsid w:val="003D36ED"/>
    <w:rsid w:val="003D5E12"/>
    <w:rsid w:val="003D5F6E"/>
    <w:rsid w:val="003D7B0F"/>
    <w:rsid w:val="003E15D4"/>
    <w:rsid w:val="003E31A5"/>
    <w:rsid w:val="003E4C47"/>
    <w:rsid w:val="003E4C95"/>
    <w:rsid w:val="003E4D34"/>
    <w:rsid w:val="003E6604"/>
    <w:rsid w:val="003F00BF"/>
    <w:rsid w:val="003F051E"/>
    <w:rsid w:val="003F111B"/>
    <w:rsid w:val="003F1475"/>
    <w:rsid w:val="003F16FA"/>
    <w:rsid w:val="003F2D80"/>
    <w:rsid w:val="003F3FE1"/>
    <w:rsid w:val="003F43DA"/>
    <w:rsid w:val="003F5D50"/>
    <w:rsid w:val="003F6759"/>
    <w:rsid w:val="003F6973"/>
    <w:rsid w:val="003F6CD9"/>
    <w:rsid w:val="00402D48"/>
    <w:rsid w:val="00403D56"/>
    <w:rsid w:val="0040400D"/>
    <w:rsid w:val="004051ED"/>
    <w:rsid w:val="00405964"/>
    <w:rsid w:val="0040734D"/>
    <w:rsid w:val="00411674"/>
    <w:rsid w:val="0041410E"/>
    <w:rsid w:val="00415F3B"/>
    <w:rsid w:val="00416184"/>
    <w:rsid w:val="0041718B"/>
    <w:rsid w:val="00417E80"/>
    <w:rsid w:val="004211CE"/>
    <w:rsid w:val="0042283F"/>
    <w:rsid w:val="0042284E"/>
    <w:rsid w:val="004229FE"/>
    <w:rsid w:val="0042318A"/>
    <w:rsid w:val="00423D2B"/>
    <w:rsid w:val="00423D59"/>
    <w:rsid w:val="00423DF1"/>
    <w:rsid w:val="00424272"/>
    <w:rsid w:val="0042465D"/>
    <w:rsid w:val="00424B8F"/>
    <w:rsid w:val="00424E95"/>
    <w:rsid w:val="004267B4"/>
    <w:rsid w:val="00432384"/>
    <w:rsid w:val="00433602"/>
    <w:rsid w:val="00433954"/>
    <w:rsid w:val="00433A13"/>
    <w:rsid w:val="004343C1"/>
    <w:rsid w:val="00434DB4"/>
    <w:rsid w:val="004350DB"/>
    <w:rsid w:val="0043585C"/>
    <w:rsid w:val="00436898"/>
    <w:rsid w:val="004378C0"/>
    <w:rsid w:val="00442ACA"/>
    <w:rsid w:val="00443F2C"/>
    <w:rsid w:val="0044474B"/>
    <w:rsid w:val="00446E0B"/>
    <w:rsid w:val="00447947"/>
    <w:rsid w:val="0045092F"/>
    <w:rsid w:val="00450A8B"/>
    <w:rsid w:val="00450C7A"/>
    <w:rsid w:val="00451099"/>
    <w:rsid w:val="0045122E"/>
    <w:rsid w:val="004533EC"/>
    <w:rsid w:val="0045380F"/>
    <w:rsid w:val="00454110"/>
    <w:rsid w:val="0045488E"/>
    <w:rsid w:val="00454D07"/>
    <w:rsid w:val="00455E8F"/>
    <w:rsid w:val="00463DAC"/>
    <w:rsid w:val="00464264"/>
    <w:rsid w:val="00464981"/>
    <w:rsid w:val="00465D59"/>
    <w:rsid w:val="00466606"/>
    <w:rsid w:val="004670E9"/>
    <w:rsid w:val="004705E1"/>
    <w:rsid w:val="00471607"/>
    <w:rsid w:val="00475769"/>
    <w:rsid w:val="00475CC7"/>
    <w:rsid w:val="00480F30"/>
    <w:rsid w:val="00481BDE"/>
    <w:rsid w:val="00482E99"/>
    <w:rsid w:val="004843D3"/>
    <w:rsid w:val="00484BCE"/>
    <w:rsid w:val="00484FA8"/>
    <w:rsid w:val="0048549F"/>
    <w:rsid w:val="00487275"/>
    <w:rsid w:val="00487FE4"/>
    <w:rsid w:val="00491488"/>
    <w:rsid w:val="00492106"/>
    <w:rsid w:val="00492898"/>
    <w:rsid w:val="00493E52"/>
    <w:rsid w:val="004956AC"/>
    <w:rsid w:val="00495B4A"/>
    <w:rsid w:val="00497487"/>
    <w:rsid w:val="004A101D"/>
    <w:rsid w:val="004A17FF"/>
    <w:rsid w:val="004A1978"/>
    <w:rsid w:val="004A2040"/>
    <w:rsid w:val="004A2501"/>
    <w:rsid w:val="004A2BBE"/>
    <w:rsid w:val="004A4D01"/>
    <w:rsid w:val="004A5CEC"/>
    <w:rsid w:val="004A6579"/>
    <w:rsid w:val="004A698F"/>
    <w:rsid w:val="004A7B02"/>
    <w:rsid w:val="004B19E8"/>
    <w:rsid w:val="004B1E7F"/>
    <w:rsid w:val="004B2CD0"/>
    <w:rsid w:val="004B2FBB"/>
    <w:rsid w:val="004B39E6"/>
    <w:rsid w:val="004B3A5F"/>
    <w:rsid w:val="004B49D9"/>
    <w:rsid w:val="004B7665"/>
    <w:rsid w:val="004C115A"/>
    <w:rsid w:val="004C170E"/>
    <w:rsid w:val="004C2448"/>
    <w:rsid w:val="004C2611"/>
    <w:rsid w:val="004C2A6C"/>
    <w:rsid w:val="004C3D4B"/>
    <w:rsid w:val="004C5B42"/>
    <w:rsid w:val="004D090A"/>
    <w:rsid w:val="004D2000"/>
    <w:rsid w:val="004D2C88"/>
    <w:rsid w:val="004D3D6C"/>
    <w:rsid w:val="004D41B0"/>
    <w:rsid w:val="004E0128"/>
    <w:rsid w:val="004E036C"/>
    <w:rsid w:val="004E1D6E"/>
    <w:rsid w:val="004E3095"/>
    <w:rsid w:val="004E33F5"/>
    <w:rsid w:val="004E4ED8"/>
    <w:rsid w:val="004F01D3"/>
    <w:rsid w:val="004F3A51"/>
    <w:rsid w:val="004F422B"/>
    <w:rsid w:val="004F536B"/>
    <w:rsid w:val="004F6CB0"/>
    <w:rsid w:val="004F71C1"/>
    <w:rsid w:val="004F75B3"/>
    <w:rsid w:val="0050039F"/>
    <w:rsid w:val="0050241C"/>
    <w:rsid w:val="0050256C"/>
    <w:rsid w:val="00504088"/>
    <w:rsid w:val="00511E5C"/>
    <w:rsid w:val="005127ED"/>
    <w:rsid w:val="00512E4D"/>
    <w:rsid w:val="00514269"/>
    <w:rsid w:val="00514BFD"/>
    <w:rsid w:val="0052370F"/>
    <w:rsid w:val="00523FF5"/>
    <w:rsid w:val="0052516F"/>
    <w:rsid w:val="00526554"/>
    <w:rsid w:val="00526AD1"/>
    <w:rsid w:val="00527BDE"/>
    <w:rsid w:val="005316C6"/>
    <w:rsid w:val="00533C96"/>
    <w:rsid w:val="00533EF4"/>
    <w:rsid w:val="0053442A"/>
    <w:rsid w:val="00534B1D"/>
    <w:rsid w:val="00544AA9"/>
    <w:rsid w:val="005460A4"/>
    <w:rsid w:val="00547971"/>
    <w:rsid w:val="00550A1E"/>
    <w:rsid w:val="00552D03"/>
    <w:rsid w:val="00553B9B"/>
    <w:rsid w:val="005542DA"/>
    <w:rsid w:val="005546B2"/>
    <w:rsid w:val="00554A2B"/>
    <w:rsid w:val="00554CB7"/>
    <w:rsid w:val="005557D0"/>
    <w:rsid w:val="005565C4"/>
    <w:rsid w:val="00556FEF"/>
    <w:rsid w:val="005571C4"/>
    <w:rsid w:val="0056260D"/>
    <w:rsid w:val="0056675C"/>
    <w:rsid w:val="00566C4B"/>
    <w:rsid w:val="00566D26"/>
    <w:rsid w:val="0056700C"/>
    <w:rsid w:val="00567515"/>
    <w:rsid w:val="00567CC1"/>
    <w:rsid w:val="005710FB"/>
    <w:rsid w:val="0057195E"/>
    <w:rsid w:val="005728BB"/>
    <w:rsid w:val="005730A3"/>
    <w:rsid w:val="00575A1B"/>
    <w:rsid w:val="00575AB4"/>
    <w:rsid w:val="0057734A"/>
    <w:rsid w:val="00577566"/>
    <w:rsid w:val="00577A26"/>
    <w:rsid w:val="00577A53"/>
    <w:rsid w:val="00577C7A"/>
    <w:rsid w:val="0058234B"/>
    <w:rsid w:val="005828D3"/>
    <w:rsid w:val="00583392"/>
    <w:rsid w:val="00584851"/>
    <w:rsid w:val="00584A04"/>
    <w:rsid w:val="00584D91"/>
    <w:rsid w:val="005861A5"/>
    <w:rsid w:val="0058642C"/>
    <w:rsid w:val="00594632"/>
    <w:rsid w:val="00594B47"/>
    <w:rsid w:val="00595082"/>
    <w:rsid w:val="005978BE"/>
    <w:rsid w:val="005A4158"/>
    <w:rsid w:val="005A4F64"/>
    <w:rsid w:val="005A50FB"/>
    <w:rsid w:val="005A6991"/>
    <w:rsid w:val="005A6FBF"/>
    <w:rsid w:val="005A786D"/>
    <w:rsid w:val="005B059E"/>
    <w:rsid w:val="005B1A49"/>
    <w:rsid w:val="005B208C"/>
    <w:rsid w:val="005B2594"/>
    <w:rsid w:val="005B3DDC"/>
    <w:rsid w:val="005B437F"/>
    <w:rsid w:val="005B7D03"/>
    <w:rsid w:val="005C0FB9"/>
    <w:rsid w:val="005C2360"/>
    <w:rsid w:val="005C2936"/>
    <w:rsid w:val="005C38CD"/>
    <w:rsid w:val="005C619E"/>
    <w:rsid w:val="005C784D"/>
    <w:rsid w:val="005D0CF2"/>
    <w:rsid w:val="005D19C7"/>
    <w:rsid w:val="005D3A25"/>
    <w:rsid w:val="005D51DE"/>
    <w:rsid w:val="005D5896"/>
    <w:rsid w:val="005E4599"/>
    <w:rsid w:val="005F16C2"/>
    <w:rsid w:val="005F333E"/>
    <w:rsid w:val="005F334C"/>
    <w:rsid w:val="005F641C"/>
    <w:rsid w:val="005F6C0B"/>
    <w:rsid w:val="005F6CF9"/>
    <w:rsid w:val="005F741A"/>
    <w:rsid w:val="00601E82"/>
    <w:rsid w:val="0060203F"/>
    <w:rsid w:val="00603914"/>
    <w:rsid w:val="00603DF1"/>
    <w:rsid w:val="006041E4"/>
    <w:rsid w:val="006058DE"/>
    <w:rsid w:val="0060659F"/>
    <w:rsid w:val="00610538"/>
    <w:rsid w:val="00610747"/>
    <w:rsid w:val="0061155C"/>
    <w:rsid w:val="00611ABC"/>
    <w:rsid w:val="006123D8"/>
    <w:rsid w:val="0061271B"/>
    <w:rsid w:val="006129CE"/>
    <w:rsid w:val="006131B1"/>
    <w:rsid w:val="006133EC"/>
    <w:rsid w:val="00615477"/>
    <w:rsid w:val="00616FD9"/>
    <w:rsid w:val="006214A9"/>
    <w:rsid w:val="00622599"/>
    <w:rsid w:val="006229CC"/>
    <w:rsid w:val="006249A6"/>
    <w:rsid w:val="00627211"/>
    <w:rsid w:val="006273E9"/>
    <w:rsid w:val="006274AA"/>
    <w:rsid w:val="0063042D"/>
    <w:rsid w:val="006304DF"/>
    <w:rsid w:val="0063171D"/>
    <w:rsid w:val="00632E33"/>
    <w:rsid w:val="00634C8D"/>
    <w:rsid w:val="006355FB"/>
    <w:rsid w:val="00635ADB"/>
    <w:rsid w:val="00636D0D"/>
    <w:rsid w:val="00641042"/>
    <w:rsid w:val="00641B90"/>
    <w:rsid w:val="00643D7B"/>
    <w:rsid w:val="00643E4D"/>
    <w:rsid w:val="006444F2"/>
    <w:rsid w:val="00645E53"/>
    <w:rsid w:val="00646556"/>
    <w:rsid w:val="0064677D"/>
    <w:rsid w:val="0064720D"/>
    <w:rsid w:val="006479CF"/>
    <w:rsid w:val="006506F9"/>
    <w:rsid w:val="00650C23"/>
    <w:rsid w:val="00651802"/>
    <w:rsid w:val="0065190B"/>
    <w:rsid w:val="006520A2"/>
    <w:rsid w:val="00652D8A"/>
    <w:rsid w:val="006531BD"/>
    <w:rsid w:val="0065364F"/>
    <w:rsid w:val="00654539"/>
    <w:rsid w:val="0065637A"/>
    <w:rsid w:val="00656E65"/>
    <w:rsid w:val="0066189F"/>
    <w:rsid w:val="00661B88"/>
    <w:rsid w:val="00662DE0"/>
    <w:rsid w:val="006644B9"/>
    <w:rsid w:val="006665AA"/>
    <w:rsid w:val="00672018"/>
    <w:rsid w:val="006723D6"/>
    <w:rsid w:val="0067316C"/>
    <w:rsid w:val="00673F0F"/>
    <w:rsid w:val="0067558F"/>
    <w:rsid w:val="00676E83"/>
    <w:rsid w:val="0067712D"/>
    <w:rsid w:val="00677C9A"/>
    <w:rsid w:val="00677E08"/>
    <w:rsid w:val="00680930"/>
    <w:rsid w:val="00680FDE"/>
    <w:rsid w:val="00681FB2"/>
    <w:rsid w:val="00683BAB"/>
    <w:rsid w:val="006842FA"/>
    <w:rsid w:val="00685B5A"/>
    <w:rsid w:val="00690173"/>
    <w:rsid w:val="00693AE2"/>
    <w:rsid w:val="00695178"/>
    <w:rsid w:val="00697122"/>
    <w:rsid w:val="0069745D"/>
    <w:rsid w:val="00697A04"/>
    <w:rsid w:val="006A0D4D"/>
    <w:rsid w:val="006A150F"/>
    <w:rsid w:val="006A5A1A"/>
    <w:rsid w:val="006A789A"/>
    <w:rsid w:val="006B05A9"/>
    <w:rsid w:val="006B0A07"/>
    <w:rsid w:val="006B2E18"/>
    <w:rsid w:val="006B6960"/>
    <w:rsid w:val="006C06B7"/>
    <w:rsid w:val="006C1023"/>
    <w:rsid w:val="006C1D23"/>
    <w:rsid w:val="006C2E9B"/>
    <w:rsid w:val="006C3ED9"/>
    <w:rsid w:val="006C5736"/>
    <w:rsid w:val="006C6076"/>
    <w:rsid w:val="006C6FB4"/>
    <w:rsid w:val="006C7A55"/>
    <w:rsid w:val="006D20D7"/>
    <w:rsid w:val="006D2D20"/>
    <w:rsid w:val="006D2D99"/>
    <w:rsid w:val="006D3429"/>
    <w:rsid w:val="006D4635"/>
    <w:rsid w:val="006D566F"/>
    <w:rsid w:val="006D720F"/>
    <w:rsid w:val="006D75A4"/>
    <w:rsid w:val="006D7885"/>
    <w:rsid w:val="006E03BC"/>
    <w:rsid w:val="006E0A23"/>
    <w:rsid w:val="006E2ACB"/>
    <w:rsid w:val="006E39B6"/>
    <w:rsid w:val="006E49D1"/>
    <w:rsid w:val="006E54E7"/>
    <w:rsid w:val="006E7E15"/>
    <w:rsid w:val="006F0CBD"/>
    <w:rsid w:val="006F2327"/>
    <w:rsid w:val="006F253D"/>
    <w:rsid w:val="006F2593"/>
    <w:rsid w:val="006F28C8"/>
    <w:rsid w:val="006F32B9"/>
    <w:rsid w:val="006F3B0E"/>
    <w:rsid w:val="006F4076"/>
    <w:rsid w:val="006F4145"/>
    <w:rsid w:val="006F4DDE"/>
    <w:rsid w:val="006F4DF5"/>
    <w:rsid w:val="006F6675"/>
    <w:rsid w:val="006F6C3F"/>
    <w:rsid w:val="006F732C"/>
    <w:rsid w:val="007038C8"/>
    <w:rsid w:val="00704A5A"/>
    <w:rsid w:val="00714D16"/>
    <w:rsid w:val="00715D48"/>
    <w:rsid w:val="007160A1"/>
    <w:rsid w:val="00716C2A"/>
    <w:rsid w:val="00717F9B"/>
    <w:rsid w:val="007209AD"/>
    <w:rsid w:val="007209EB"/>
    <w:rsid w:val="00721853"/>
    <w:rsid w:val="00723921"/>
    <w:rsid w:val="00723BA7"/>
    <w:rsid w:val="0072467E"/>
    <w:rsid w:val="0072749D"/>
    <w:rsid w:val="0072763F"/>
    <w:rsid w:val="00727C4E"/>
    <w:rsid w:val="00733B0B"/>
    <w:rsid w:val="00733B7F"/>
    <w:rsid w:val="007343BA"/>
    <w:rsid w:val="00735CCD"/>
    <w:rsid w:val="00736775"/>
    <w:rsid w:val="007373A2"/>
    <w:rsid w:val="0074026A"/>
    <w:rsid w:val="0074128B"/>
    <w:rsid w:val="0074177C"/>
    <w:rsid w:val="0074202B"/>
    <w:rsid w:val="007429AF"/>
    <w:rsid w:val="00743693"/>
    <w:rsid w:val="00745283"/>
    <w:rsid w:val="00746248"/>
    <w:rsid w:val="007513F3"/>
    <w:rsid w:val="0075183C"/>
    <w:rsid w:val="00751D6B"/>
    <w:rsid w:val="0075378D"/>
    <w:rsid w:val="00754AB9"/>
    <w:rsid w:val="00756400"/>
    <w:rsid w:val="00756781"/>
    <w:rsid w:val="00756DC7"/>
    <w:rsid w:val="00756DDB"/>
    <w:rsid w:val="00757444"/>
    <w:rsid w:val="0076210A"/>
    <w:rsid w:val="00762FE3"/>
    <w:rsid w:val="00763578"/>
    <w:rsid w:val="00763A8B"/>
    <w:rsid w:val="00763D45"/>
    <w:rsid w:val="007646B7"/>
    <w:rsid w:val="00764EEE"/>
    <w:rsid w:val="007652A9"/>
    <w:rsid w:val="00767605"/>
    <w:rsid w:val="00770CBF"/>
    <w:rsid w:val="00771541"/>
    <w:rsid w:val="0077166A"/>
    <w:rsid w:val="007718A2"/>
    <w:rsid w:val="00772FD5"/>
    <w:rsid w:val="00773059"/>
    <w:rsid w:val="00773C0D"/>
    <w:rsid w:val="007745FD"/>
    <w:rsid w:val="00774F91"/>
    <w:rsid w:val="007760E3"/>
    <w:rsid w:val="0078043D"/>
    <w:rsid w:val="007821EE"/>
    <w:rsid w:val="007825BA"/>
    <w:rsid w:val="00784C60"/>
    <w:rsid w:val="00786197"/>
    <w:rsid w:val="00786C58"/>
    <w:rsid w:val="007901C9"/>
    <w:rsid w:val="007906E8"/>
    <w:rsid w:val="007912D6"/>
    <w:rsid w:val="007921C3"/>
    <w:rsid w:val="00792CE5"/>
    <w:rsid w:val="007944BE"/>
    <w:rsid w:val="0079776A"/>
    <w:rsid w:val="00797F39"/>
    <w:rsid w:val="007A25B8"/>
    <w:rsid w:val="007A2B5C"/>
    <w:rsid w:val="007A4904"/>
    <w:rsid w:val="007A5DC0"/>
    <w:rsid w:val="007A715D"/>
    <w:rsid w:val="007B01D0"/>
    <w:rsid w:val="007B0C18"/>
    <w:rsid w:val="007B0DFE"/>
    <w:rsid w:val="007B17D0"/>
    <w:rsid w:val="007B3272"/>
    <w:rsid w:val="007B4E42"/>
    <w:rsid w:val="007B524A"/>
    <w:rsid w:val="007B55F5"/>
    <w:rsid w:val="007B5B09"/>
    <w:rsid w:val="007B6632"/>
    <w:rsid w:val="007B711E"/>
    <w:rsid w:val="007B75B0"/>
    <w:rsid w:val="007B7D2B"/>
    <w:rsid w:val="007C0DFB"/>
    <w:rsid w:val="007C0E52"/>
    <w:rsid w:val="007C18BC"/>
    <w:rsid w:val="007C19FE"/>
    <w:rsid w:val="007C42AE"/>
    <w:rsid w:val="007C42F8"/>
    <w:rsid w:val="007C44EC"/>
    <w:rsid w:val="007C47FF"/>
    <w:rsid w:val="007C4E87"/>
    <w:rsid w:val="007C5915"/>
    <w:rsid w:val="007C6295"/>
    <w:rsid w:val="007D0610"/>
    <w:rsid w:val="007D242F"/>
    <w:rsid w:val="007D2744"/>
    <w:rsid w:val="007D30F4"/>
    <w:rsid w:val="007D7E7E"/>
    <w:rsid w:val="007E04C3"/>
    <w:rsid w:val="007E2711"/>
    <w:rsid w:val="007E3143"/>
    <w:rsid w:val="007E3AE4"/>
    <w:rsid w:val="007E6F77"/>
    <w:rsid w:val="007E7CFF"/>
    <w:rsid w:val="007E7F84"/>
    <w:rsid w:val="007F011E"/>
    <w:rsid w:val="007F341B"/>
    <w:rsid w:val="007F5E7F"/>
    <w:rsid w:val="007F77AE"/>
    <w:rsid w:val="007F7A98"/>
    <w:rsid w:val="008010F0"/>
    <w:rsid w:val="00801659"/>
    <w:rsid w:val="00801959"/>
    <w:rsid w:val="00802751"/>
    <w:rsid w:val="00803A42"/>
    <w:rsid w:val="0080441B"/>
    <w:rsid w:val="00806DA1"/>
    <w:rsid w:val="00807501"/>
    <w:rsid w:val="00807C19"/>
    <w:rsid w:val="0081210F"/>
    <w:rsid w:val="008130D1"/>
    <w:rsid w:val="0081350A"/>
    <w:rsid w:val="00813D26"/>
    <w:rsid w:val="0081445C"/>
    <w:rsid w:val="00814AF0"/>
    <w:rsid w:val="00814C11"/>
    <w:rsid w:val="00815145"/>
    <w:rsid w:val="008153F4"/>
    <w:rsid w:val="00816409"/>
    <w:rsid w:val="00817CAB"/>
    <w:rsid w:val="00817FDE"/>
    <w:rsid w:val="0082078F"/>
    <w:rsid w:val="00820CA8"/>
    <w:rsid w:val="00820ECC"/>
    <w:rsid w:val="0082139C"/>
    <w:rsid w:val="00822391"/>
    <w:rsid w:val="0082283D"/>
    <w:rsid w:val="00823FB2"/>
    <w:rsid w:val="0082436D"/>
    <w:rsid w:val="00824ED3"/>
    <w:rsid w:val="00825315"/>
    <w:rsid w:val="00825A65"/>
    <w:rsid w:val="00825F55"/>
    <w:rsid w:val="008302BD"/>
    <w:rsid w:val="0083107C"/>
    <w:rsid w:val="00831D38"/>
    <w:rsid w:val="008325C3"/>
    <w:rsid w:val="00832B80"/>
    <w:rsid w:val="00834C31"/>
    <w:rsid w:val="00835A3E"/>
    <w:rsid w:val="00835DF8"/>
    <w:rsid w:val="00836DDF"/>
    <w:rsid w:val="00836ED0"/>
    <w:rsid w:val="00840A8D"/>
    <w:rsid w:val="008416D4"/>
    <w:rsid w:val="00843662"/>
    <w:rsid w:val="00843678"/>
    <w:rsid w:val="00843DC8"/>
    <w:rsid w:val="00844604"/>
    <w:rsid w:val="00844932"/>
    <w:rsid w:val="00845692"/>
    <w:rsid w:val="008458CE"/>
    <w:rsid w:val="00846FA5"/>
    <w:rsid w:val="00847CFE"/>
    <w:rsid w:val="008500CF"/>
    <w:rsid w:val="00850226"/>
    <w:rsid w:val="00850ED6"/>
    <w:rsid w:val="008527FC"/>
    <w:rsid w:val="00856BF0"/>
    <w:rsid w:val="0086069D"/>
    <w:rsid w:val="00861126"/>
    <w:rsid w:val="0086177A"/>
    <w:rsid w:val="00862714"/>
    <w:rsid w:val="0086343D"/>
    <w:rsid w:val="008653F5"/>
    <w:rsid w:val="0086597E"/>
    <w:rsid w:val="008663B7"/>
    <w:rsid w:val="00866D23"/>
    <w:rsid w:val="00867EE1"/>
    <w:rsid w:val="00872986"/>
    <w:rsid w:val="0087374E"/>
    <w:rsid w:val="00873FBD"/>
    <w:rsid w:val="008755DE"/>
    <w:rsid w:val="0087589E"/>
    <w:rsid w:val="00876DA7"/>
    <w:rsid w:val="008800A9"/>
    <w:rsid w:val="0088018E"/>
    <w:rsid w:val="008834D8"/>
    <w:rsid w:val="0088430D"/>
    <w:rsid w:val="00884B54"/>
    <w:rsid w:val="00884E90"/>
    <w:rsid w:val="00885CB3"/>
    <w:rsid w:val="00886850"/>
    <w:rsid w:val="00886CC2"/>
    <w:rsid w:val="0088715B"/>
    <w:rsid w:val="00891282"/>
    <w:rsid w:val="008921A2"/>
    <w:rsid w:val="008922E7"/>
    <w:rsid w:val="00894694"/>
    <w:rsid w:val="008963BD"/>
    <w:rsid w:val="00897165"/>
    <w:rsid w:val="008A05D1"/>
    <w:rsid w:val="008A0ECF"/>
    <w:rsid w:val="008A2949"/>
    <w:rsid w:val="008A3A8D"/>
    <w:rsid w:val="008A58AF"/>
    <w:rsid w:val="008A5CD4"/>
    <w:rsid w:val="008A6B72"/>
    <w:rsid w:val="008A6DFC"/>
    <w:rsid w:val="008A7956"/>
    <w:rsid w:val="008B1FB0"/>
    <w:rsid w:val="008B4642"/>
    <w:rsid w:val="008B6226"/>
    <w:rsid w:val="008B6440"/>
    <w:rsid w:val="008B7387"/>
    <w:rsid w:val="008B7F05"/>
    <w:rsid w:val="008B7F4E"/>
    <w:rsid w:val="008C00BC"/>
    <w:rsid w:val="008C02A5"/>
    <w:rsid w:val="008C02E0"/>
    <w:rsid w:val="008C05D9"/>
    <w:rsid w:val="008C08EF"/>
    <w:rsid w:val="008C0B34"/>
    <w:rsid w:val="008C1D81"/>
    <w:rsid w:val="008C1F3F"/>
    <w:rsid w:val="008C3255"/>
    <w:rsid w:val="008C329E"/>
    <w:rsid w:val="008C39EE"/>
    <w:rsid w:val="008C475F"/>
    <w:rsid w:val="008D19F1"/>
    <w:rsid w:val="008D23A2"/>
    <w:rsid w:val="008D2DD5"/>
    <w:rsid w:val="008D2E54"/>
    <w:rsid w:val="008D53E9"/>
    <w:rsid w:val="008D5D1D"/>
    <w:rsid w:val="008D627A"/>
    <w:rsid w:val="008D6606"/>
    <w:rsid w:val="008D6C78"/>
    <w:rsid w:val="008E194C"/>
    <w:rsid w:val="008E196F"/>
    <w:rsid w:val="008E2BCA"/>
    <w:rsid w:val="008E67D0"/>
    <w:rsid w:val="008E70F2"/>
    <w:rsid w:val="008F1E33"/>
    <w:rsid w:val="008F1FE0"/>
    <w:rsid w:val="008F3218"/>
    <w:rsid w:val="008F3A3D"/>
    <w:rsid w:val="008F4AE6"/>
    <w:rsid w:val="008F4B48"/>
    <w:rsid w:val="008F4CD2"/>
    <w:rsid w:val="008F4E2D"/>
    <w:rsid w:val="008F4FE9"/>
    <w:rsid w:val="008F50D6"/>
    <w:rsid w:val="008F50E9"/>
    <w:rsid w:val="008F516D"/>
    <w:rsid w:val="008F73B8"/>
    <w:rsid w:val="00904196"/>
    <w:rsid w:val="0090678A"/>
    <w:rsid w:val="00906F89"/>
    <w:rsid w:val="00910B08"/>
    <w:rsid w:val="00911814"/>
    <w:rsid w:val="009126A1"/>
    <w:rsid w:val="0091325C"/>
    <w:rsid w:val="009139C8"/>
    <w:rsid w:val="00913B28"/>
    <w:rsid w:val="00914EDD"/>
    <w:rsid w:val="009158F7"/>
    <w:rsid w:val="00920228"/>
    <w:rsid w:val="0092461A"/>
    <w:rsid w:val="009255A4"/>
    <w:rsid w:val="009256D0"/>
    <w:rsid w:val="00925CC2"/>
    <w:rsid w:val="00930E72"/>
    <w:rsid w:val="00932563"/>
    <w:rsid w:val="00932690"/>
    <w:rsid w:val="00932697"/>
    <w:rsid w:val="00933E2B"/>
    <w:rsid w:val="0093493B"/>
    <w:rsid w:val="00934D13"/>
    <w:rsid w:val="00935E26"/>
    <w:rsid w:val="00936A73"/>
    <w:rsid w:val="0094008E"/>
    <w:rsid w:val="00941760"/>
    <w:rsid w:val="00942035"/>
    <w:rsid w:val="00942B66"/>
    <w:rsid w:val="0094621B"/>
    <w:rsid w:val="00946401"/>
    <w:rsid w:val="00951046"/>
    <w:rsid w:val="00951521"/>
    <w:rsid w:val="00951657"/>
    <w:rsid w:val="00951E20"/>
    <w:rsid w:val="00952AE6"/>
    <w:rsid w:val="00954529"/>
    <w:rsid w:val="009560AE"/>
    <w:rsid w:val="009612AA"/>
    <w:rsid w:val="009652E3"/>
    <w:rsid w:val="009657DB"/>
    <w:rsid w:val="009662F8"/>
    <w:rsid w:val="00966398"/>
    <w:rsid w:val="00967F2D"/>
    <w:rsid w:val="009709C1"/>
    <w:rsid w:val="00970D1E"/>
    <w:rsid w:val="00971282"/>
    <w:rsid w:val="00973EFD"/>
    <w:rsid w:val="009750D4"/>
    <w:rsid w:val="00976227"/>
    <w:rsid w:val="009774E4"/>
    <w:rsid w:val="00977D2C"/>
    <w:rsid w:val="00977EB8"/>
    <w:rsid w:val="00981424"/>
    <w:rsid w:val="009846B3"/>
    <w:rsid w:val="0098480D"/>
    <w:rsid w:val="00984F9F"/>
    <w:rsid w:val="00985268"/>
    <w:rsid w:val="009865E1"/>
    <w:rsid w:val="00987147"/>
    <w:rsid w:val="0099007F"/>
    <w:rsid w:val="0099020E"/>
    <w:rsid w:val="00990CE0"/>
    <w:rsid w:val="009912AE"/>
    <w:rsid w:val="0099160D"/>
    <w:rsid w:val="00991D36"/>
    <w:rsid w:val="0099204F"/>
    <w:rsid w:val="00992C43"/>
    <w:rsid w:val="009940CC"/>
    <w:rsid w:val="00995657"/>
    <w:rsid w:val="00996C7A"/>
    <w:rsid w:val="00997AB5"/>
    <w:rsid w:val="009A1856"/>
    <w:rsid w:val="009A1F30"/>
    <w:rsid w:val="009A3B2F"/>
    <w:rsid w:val="009A3DF5"/>
    <w:rsid w:val="009A466A"/>
    <w:rsid w:val="009A622D"/>
    <w:rsid w:val="009A62D7"/>
    <w:rsid w:val="009A7DD1"/>
    <w:rsid w:val="009B2914"/>
    <w:rsid w:val="009B3173"/>
    <w:rsid w:val="009B36F5"/>
    <w:rsid w:val="009B56A4"/>
    <w:rsid w:val="009B5AB6"/>
    <w:rsid w:val="009B5BD9"/>
    <w:rsid w:val="009B611C"/>
    <w:rsid w:val="009C2CD1"/>
    <w:rsid w:val="009C4DEE"/>
    <w:rsid w:val="009C5355"/>
    <w:rsid w:val="009C5908"/>
    <w:rsid w:val="009C6B46"/>
    <w:rsid w:val="009C7569"/>
    <w:rsid w:val="009C7D6F"/>
    <w:rsid w:val="009D082E"/>
    <w:rsid w:val="009D342A"/>
    <w:rsid w:val="009D3DD4"/>
    <w:rsid w:val="009D5436"/>
    <w:rsid w:val="009D71D3"/>
    <w:rsid w:val="009D7C61"/>
    <w:rsid w:val="009D7EBF"/>
    <w:rsid w:val="009E3D0D"/>
    <w:rsid w:val="009E40CE"/>
    <w:rsid w:val="009F012F"/>
    <w:rsid w:val="009F0344"/>
    <w:rsid w:val="009F0ADB"/>
    <w:rsid w:val="009F1669"/>
    <w:rsid w:val="009F1A13"/>
    <w:rsid w:val="009F1EE6"/>
    <w:rsid w:val="009F3230"/>
    <w:rsid w:val="009F389F"/>
    <w:rsid w:val="009F3BE7"/>
    <w:rsid w:val="009F485C"/>
    <w:rsid w:val="009F4E33"/>
    <w:rsid w:val="009F5D68"/>
    <w:rsid w:val="009F7260"/>
    <w:rsid w:val="00A0061E"/>
    <w:rsid w:val="00A03AF6"/>
    <w:rsid w:val="00A061EE"/>
    <w:rsid w:val="00A06221"/>
    <w:rsid w:val="00A103C4"/>
    <w:rsid w:val="00A11378"/>
    <w:rsid w:val="00A127BA"/>
    <w:rsid w:val="00A12C25"/>
    <w:rsid w:val="00A12D9E"/>
    <w:rsid w:val="00A1500C"/>
    <w:rsid w:val="00A16172"/>
    <w:rsid w:val="00A16C6F"/>
    <w:rsid w:val="00A17359"/>
    <w:rsid w:val="00A17C0F"/>
    <w:rsid w:val="00A204A4"/>
    <w:rsid w:val="00A21259"/>
    <w:rsid w:val="00A214D1"/>
    <w:rsid w:val="00A22A95"/>
    <w:rsid w:val="00A23A39"/>
    <w:rsid w:val="00A244E4"/>
    <w:rsid w:val="00A24923"/>
    <w:rsid w:val="00A272F6"/>
    <w:rsid w:val="00A3023A"/>
    <w:rsid w:val="00A304C1"/>
    <w:rsid w:val="00A304E5"/>
    <w:rsid w:val="00A30CBC"/>
    <w:rsid w:val="00A32774"/>
    <w:rsid w:val="00A338CB"/>
    <w:rsid w:val="00A33F89"/>
    <w:rsid w:val="00A35AF3"/>
    <w:rsid w:val="00A379C4"/>
    <w:rsid w:val="00A40A53"/>
    <w:rsid w:val="00A441E9"/>
    <w:rsid w:val="00A4427A"/>
    <w:rsid w:val="00A44DB0"/>
    <w:rsid w:val="00A45739"/>
    <w:rsid w:val="00A47DA3"/>
    <w:rsid w:val="00A503FD"/>
    <w:rsid w:val="00A519D0"/>
    <w:rsid w:val="00A52C96"/>
    <w:rsid w:val="00A53B32"/>
    <w:rsid w:val="00A5529A"/>
    <w:rsid w:val="00A5579B"/>
    <w:rsid w:val="00A572D1"/>
    <w:rsid w:val="00A5746F"/>
    <w:rsid w:val="00A601BD"/>
    <w:rsid w:val="00A62B22"/>
    <w:rsid w:val="00A635B2"/>
    <w:rsid w:val="00A64BCD"/>
    <w:rsid w:val="00A65244"/>
    <w:rsid w:val="00A6599E"/>
    <w:rsid w:val="00A66190"/>
    <w:rsid w:val="00A6714B"/>
    <w:rsid w:val="00A676FB"/>
    <w:rsid w:val="00A73136"/>
    <w:rsid w:val="00A7320A"/>
    <w:rsid w:val="00A7596C"/>
    <w:rsid w:val="00A75BD5"/>
    <w:rsid w:val="00A76594"/>
    <w:rsid w:val="00A76DD7"/>
    <w:rsid w:val="00A77EF1"/>
    <w:rsid w:val="00A833A8"/>
    <w:rsid w:val="00A85247"/>
    <w:rsid w:val="00A876E4"/>
    <w:rsid w:val="00A87A68"/>
    <w:rsid w:val="00A90CC7"/>
    <w:rsid w:val="00A93ADA"/>
    <w:rsid w:val="00A93F4A"/>
    <w:rsid w:val="00A944BD"/>
    <w:rsid w:val="00A953B7"/>
    <w:rsid w:val="00AA04B2"/>
    <w:rsid w:val="00AA2ACF"/>
    <w:rsid w:val="00AA2AE1"/>
    <w:rsid w:val="00AA3981"/>
    <w:rsid w:val="00AA43D1"/>
    <w:rsid w:val="00AA4B13"/>
    <w:rsid w:val="00AA713A"/>
    <w:rsid w:val="00AA7449"/>
    <w:rsid w:val="00AA7B20"/>
    <w:rsid w:val="00AB0804"/>
    <w:rsid w:val="00AB16D8"/>
    <w:rsid w:val="00AB1D59"/>
    <w:rsid w:val="00AB2D26"/>
    <w:rsid w:val="00AB34E0"/>
    <w:rsid w:val="00AB5720"/>
    <w:rsid w:val="00AB65BD"/>
    <w:rsid w:val="00AB6FC8"/>
    <w:rsid w:val="00AB7D41"/>
    <w:rsid w:val="00AC0561"/>
    <w:rsid w:val="00AC0DEE"/>
    <w:rsid w:val="00AC0F5D"/>
    <w:rsid w:val="00AC1187"/>
    <w:rsid w:val="00AC1A4E"/>
    <w:rsid w:val="00AC1BDC"/>
    <w:rsid w:val="00AC1C23"/>
    <w:rsid w:val="00AC2A8A"/>
    <w:rsid w:val="00AC4C51"/>
    <w:rsid w:val="00AC5559"/>
    <w:rsid w:val="00AC6001"/>
    <w:rsid w:val="00AC676F"/>
    <w:rsid w:val="00AD15BE"/>
    <w:rsid w:val="00AD1B39"/>
    <w:rsid w:val="00AD277D"/>
    <w:rsid w:val="00AD2EC3"/>
    <w:rsid w:val="00AD4FEC"/>
    <w:rsid w:val="00AD5E31"/>
    <w:rsid w:val="00AD6A15"/>
    <w:rsid w:val="00AD6CB7"/>
    <w:rsid w:val="00AD6E55"/>
    <w:rsid w:val="00AD71C7"/>
    <w:rsid w:val="00AE082C"/>
    <w:rsid w:val="00AE1155"/>
    <w:rsid w:val="00AE117E"/>
    <w:rsid w:val="00AE14BE"/>
    <w:rsid w:val="00AE1AD2"/>
    <w:rsid w:val="00AE1D5C"/>
    <w:rsid w:val="00AE3CD7"/>
    <w:rsid w:val="00AE4CCE"/>
    <w:rsid w:val="00AE59E2"/>
    <w:rsid w:val="00AE73C4"/>
    <w:rsid w:val="00AE7B84"/>
    <w:rsid w:val="00AE7FE1"/>
    <w:rsid w:val="00AF00A1"/>
    <w:rsid w:val="00AF0508"/>
    <w:rsid w:val="00AF1B81"/>
    <w:rsid w:val="00AF3DD4"/>
    <w:rsid w:val="00AF3DF7"/>
    <w:rsid w:val="00AF6F74"/>
    <w:rsid w:val="00B0108B"/>
    <w:rsid w:val="00B02B11"/>
    <w:rsid w:val="00B031A6"/>
    <w:rsid w:val="00B0469C"/>
    <w:rsid w:val="00B05296"/>
    <w:rsid w:val="00B05862"/>
    <w:rsid w:val="00B068F1"/>
    <w:rsid w:val="00B07E77"/>
    <w:rsid w:val="00B10218"/>
    <w:rsid w:val="00B10C37"/>
    <w:rsid w:val="00B10EFC"/>
    <w:rsid w:val="00B11973"/>
    <w:rsid w:val="00B11FAB"/>
    <w:rsid w:val="00B153AC"/>
    <w:rsid w:val="00B177F3"/>
    <w:rsid w:val="00B20DCE"/>
    <w:rsid w:val="00B20E21"/>
    <w:rsid w:val="00B21E30"/>
    <w:rsid w:val="00B23024"/>
    <w:rsid w:val="00B24446"/>
    <w:rsid w:val="00B26765"/>
    <w:rsid w:val="00B30236"/>
    <w:rsid w:val="00B31719"/>
    <w:rsid w:val="00B31E0E"/>
    <w:rsid w:val="00B32D41"/>
    <w:rsid w:val="00B34FAF"/>
    <w:rsid w:val="00B362B4"/>
    <w:rsid w:val="00B36ABF"/>
    <w:rsid w:val="00B40427"/>
    <w:rsid w:val="00B41453"/>
    <w:rsid w:val="00B41966"/>
    <w:rsid w:val="00B4257F"/>
    <w:rsid w:val="00B42751"/>
    <w:rsid w:val="00B434A2"/>
    <w:rsid w:val="00B460D6"/>
    <w:rsid w:val="00B468E6"/>
    <w:rsid w:val="00B478A8"/>
    <w:rsid w:val="00B50DF3"/>
    <w:rsid w:val="00B5115E"/>
    <w:rsid w:val="00B5144F"/>
    <w:rsid w:val="00B526B5"/>
    <w:rsid w:val="00B528F9"/>
    <w:rsid w:val="00B606C9"/>
    <w:rsid w:val="00B63013"/>
    <w:rsid w:val="00B634CC"/>
    <w:rsid w:val="00B6384E"/>
    <w:rsid w:val="00B63B87"/>
    <w:rsid w:val="00B64902"/>
    <w:rsid w:val="00B67F95"/>
    <w:rsid w:val="00B70C76"/>
    <w:rsid w:val="00B71B6D"/>
    <w:rsid w:val="00B72629"/>
    <w:rsid w:val="00B731D3"/>
    <w:rsid w:val="00B73411"/>
    <w:rsid w:val="00B7357D"/>
    <w:rsid w:val="00B74454"/>
    <w:rsid w:val="00B75950"/>
    <w:rsid w:val="00B75F58"/>
    <w:rsid w:val="00B75F9F"/>
    <w:rsid w:val="00B773CD"/>
    <w:rsid w:val="00B7771F"/>
    <w:rsid w:val="00B804A8"/>
    <w:rsid w:val="00B80EEE"/>
    <w:rsid w:val="00B82C22"/>
    <w:rsid w:val="00B830AB"/>
    <w:rsid w:val="00B8394B"/>
    <w:rsid w:val="00B843F6"/>
    <w:rsid w:val="00B84843"/>
    <w:rsid w:val="00B853C2"/>
    <w:rsid w:val="00B8557C"/>
    <w:rsid w:val="00B8649B"/>
    <w:rsid w:val="00B8778C"/>
    <w:rsid w:val="00B92338"/>
    <w:rsid w:val="00B92483"/>
    <w:rsid w:val="00B9509D"/>
    <w:rsid w:val="00B9577F"/>
    <w:rsid w:val="00B96392"/>
    <w:rsid w:val="00B96847"/>
    <w:rsid w:val="00B96911"/>
    <w:rsid w:val="00B969DA"/>
    <w:rsid w:val="00BA0245"/>
    <w:rsid w:val="00BA1318"/>
    <w:rsid w:val="00BA293E"/>
    <w:rsid w:val="00BA2D5F"/>
    <w:rsid w:val="00BA39CB"/>
    <w:rsid w:val="00BA3DBB"/>
    <w:rsid w:val="00BA4A8A"/>
    <w:rsid w:val="00BA4BFF"/>
    <w:rsid w:val="00BA5A9F"/>
    <w:rsid w:val="00BA5D33"/>
    <w:rsid w:val="00BA672E"/>
    <w:rsid w:val="00BA7D0A"/>
    <w:rsid w:val="00BB3F35"/>
    <w:rsid w:val="00BB4163"/>
    <w:rsid w:val="00BB5305"/>
    <w:rsid w:val="00BB6DB7"/>
    <w:rsid w:val="00BB777B"/>
    <w:rsid w:val="00BB7BC1"/>
    <w:rsid w:val="00BC1449"/>
    <w:rsid w:val="00BC3309"/>
    <w:rsid w:val="00BC5D40"/>
    <w:rsid w:val="00BC6458"/>
    <w:rsid w:val="00BC66C3"/>
    <w:rsid w:val="00BC7EFA"/>
    <w:rsid w:val="00BD08D5"/>
    <w:rsid w:val="00BD1C85"/>
    <w:rsid w:val="00BD1E87"/>
    <w:rsid w:val="00BD313B"/>
    <w:rsid w:val="00BD4769"/>
    <w:rsid w:val="00BD6B39"/>
    <w:rsid w:val="00BD6B7F"/>
    <w:rsid w:val="00BD7186"/>
    <w:rsid w:val="00BD7B9E"/>
    <w:rsid w:val="00BE00C7"/>
    <w:rsid w:val="00BE037A"/>
    <w:rsid w:val="00BE0735"/>
    <w:rsid w:val="00BE1AC9"/>
    <w:rsid w:val="00BE2084"/>
    <w:rsid w:val="00BE2BB6"/>
    <w:rsid w:val="00BE3A02"/>
    <w:rsid w:val="00BE46C5"/>
    <w:rsid w:val="00BE4C95"/>
    <w:rsid w:val="00BE560C"/>
    <w:rsid w:val="00BE68F7"/>
    <w:rsid w:val="00BE7725"/>
    <w:rsid w:val="00BF0081"/>
    <w:rsid w:val="00BF064A"/>
    <w:rsid w:val="00BF1608"/>
    <w:rsid w:val="00BF30DA"/>
    <w:rsid w:val="00BF45F2"/>
    <w:rsid w:val="00BF4672"/>
    <w:rsid w:val="00BF4F50"/>
    <w:rsid w:val="00BF560B"/>
    <w:rsid w:val="00C00B7D"/>
    <w:rsid w:val="00C020CC"/>
    <w:rsid w:val="00C0317D"/>
    <w:rsid w:val="00C056BF"/>
    <w:rsid w:val="00C05F90"/>
    <w:rsid w:val="00C0685B"/>
    <w:rsid w:val="00C0702F"/>
    <w:rsid w:val="00C07108"/>
    <w:rsid w:val="00C07C43"/>
    <w:rsid w:val="00C1054B"/>
    <w:rsid w:val="00C10A26"/>
    <w:rsid w:val="00C10EBF"/>
    <w:rsid w:val="00C11F81"/>
    <w:rsid w:val="00C12991"/>
    <w:rsid w:val="00C135E7"/>
    <w:rsid w:val="00C1744D"/>
    <w:rsid w:val="00C17E75"/>
    <w:rsid w:val="00C17FEB"/>
    <w:rsid w:val="00C201A6"/>
    <w:rsid w:val="00C20A54"/>
    <w:rsid w:val="00C2198F"/>
    <w:rsid w:val="00C21CFC"/>
    <w:rsid w:val="00C234C8"/>
    <w:rsid w:val="00C26A4C"/>
    <w:rsid w:val="00C2762F"/>
    <w:rsid w:val="00C30432"/>
    <w:rsid w:val="00C3227A"/>
    <w:rsid w:val="00C3299D"/>
    <w:rsid w:val="00C33600"/>
    <w:rsid w:val="00C3409B"/>
    <w:rsid w:val="00C344A5"/>
    <w:rsid w:val="00C3635E"/>
    <w:rsid w:val="00C36754"/>
    <w:rsid w:val="00C36D52"/>
    <w:rsid w:val="00C37835"/>
    <w:rsid w:val="00C40D65"/>
    <w:rsid w:val="00C43801"/>
    <w:rsid w:val="00C4454D"/>
    <w:rsid w:val="00C44813"/>
    <w:rsid w:val="00C44CDF"/>
    <w:rsid w:val="00C4705C"/>
    <w:rsid w:val="00C50EA8"/>
    <w:rsid w:val="00C51A19"/>
    <w:rsid w:val="00C52F36"/>
    <w:rsid w:val="00C53FD4"/>
    <w:rsid w:val="00C55577"/>
    <w:rsid w:val="00C56BCD"/>
    <w:rsid w:val="00C570AC"/>
    <w:rsid w:val="00C608E6"/>
    <w:rsid w:val="00C633F5"/>
    <w:rsid w:val="00C64810"/>
    <w:rsid w:val="00C6500B"/>
    <w:rsid w:val="00C656FD"/>
    <w:rsid w:val="00C67BC3"/>
    <w:rsid w:val="00C67FFB"/>
    <w:rsid w:val="00C70372"/>
    <w:rsid w:val="00C73A78"/>
    <w:rsid w:val="00C76440"/>
    <w:rsid w:val="00C76742"/>
    <w:rsid w:val="00C76C8D"/>
    <w:rsid w:val="00C76FA0"/>
    <w:rsid w:val="00C809C7"/>
    <w:rsid w:val="00C8241D"/>
    <w:rsid w:val="00C83D1F"/>
    <w:rsid w:val="00C853A3"/>
    <w:rsid w:val="00C8563C"/>
    <w:rsid w:val="00C864C9"/>
    <w:rsid w:val="00C87EF6"/>
    <w:rsid w:val="00C90112"/>
    <w:rsid w:val="00C90553"/>
    <w:rsid w:val="00C907B4"/>
    <w:rsid w:val="00C90C68"/>
    <w:rsid w:val="00C95872"/>
    <w:rsid w:val="00C966D2"/>
    <w:rsid w:val="00C97AB9"/>
    <w:rsid w:val="00CA1012"/>
    <w:rsid w:val="00CA2C17"/>
    <w:rsid w:val="00CA396F"/>
    <w:rsid w:val="00CA5FEE"/>
    <w:rsid w:val="00CA68F0"/>
    <w:rsid w:val="00CA6982"/>
    <w:rsid w:val="00CB0AC3"/>
    <w:rsid w:val="00CB0D99"/>
    <w:rsid w:val="00CB1E9D"/>
    <w:rsid w:val="00CB48F7"/>
    <w:rsid w:val="00CB4E86"/>
    <w:rsid w:val="00CB6CFB"/>
    <w:rsid w:val="00CC2CA6"/>
    <w:rsid w:val="00CC4517"/>
    <w:rsid w:val="00CC4D2C"/>
    <w:rsid w:val="00CC547B"/>
    <w:rsid w:val="00CC579B"/>
    <w:rsid w:val="00CC6E35"/>
    <w:rsid w:val="00CC766A"/>
    <w:rsid w:val="00CD04E2"/>
    <w:rsid w:val="00CD0FA4"/>
    <w:rsid w:val="00CD2567"/>
    <w:rsid w:val="00CD2801"/>
    <w:rsid w:val="00CD35D9"/>
    <w:rsid w:val="00CD399C"/>
    <w:rsid w:val="00CD76F5"/>
    <w:rsid w:val="00CD7C44"/>
    <w:rsid w:val="00CE00C1"/>
    <w:rsid w:val="00CE0952"/>
    <w:rsid w:val="00CE1133"/>
    <w:rsid w:val="00CE13DD"/>
    <w:rsid w:val="00CE1527"/>
    <w:rsid w:val="00CE17AB"/>
    <w:rsid w:val="00CE1D5D"/>
    <w:rsid w:val="00CE2665"/>
    <w:rsid w:val="00CE7ECD"/>
    <w:rsid w:val="00CE7EF5"/>
    <w:rsid w:val="00CF0893"/>
    <w:rsid w:val="00CF1780"/>
    <w:rsid w:val="00CF248D"/>
    <w:rsid w:val="00CF2AAA"/>
    <w:rsid w:val="00CF2DB6"/>
    <w:rsid w:val="00CF3067"/>
    <w:rsid w:val="00CF33FA"/>
    <w:rsid w:val="00CF4344"/>
    <w:rsid w:val="00CF655C"/>
    <w:rsid w:val="00D005E5"/>
    <w:rsid w:val="00D008A7"/>
    <w:rsid w:val="00D00F96"/>
    <w:rsid w:val="00D01ABC"/>
    <w:rsid w:val="00D0511E"/>
    <w:rsid w:val="00D059E5"/>
    <w:rsid w:val="00D05A54"/>
    <w:rsid w:val="00D06B3F"/>
    <w:rsid w:val="00D07384"/>
    <w:rsid w:val="00D07E74"/>
    <w:rsid w:val="00D10576"/>
    <w:rsid w:val="00D10E56"/>
    <w:rsid w:val="00D11715"/>
    <w:rsid w:val="00D11CA4"/>
    <w:rsid w:val="00D124D7"/>
    <w:rsid w:val="00D13283"/>
    <w:rsid w:val="00D141A7"/>
    <w:rsid w:val="00D14D5E"/>
    <w:rsid w:val="00D15123"/>
    <w:rsid w:val="00D17268"/>
    <w:rsid w:val="00D172F2"/>
    <w:rsid w:val="00D2128B"/>
    <w:rsid w:val="00D22C57"/>
    <w:rsid w:val="00D231E3"/>
    <w:rsid w:val="00D26207"/>
    <w:rsid w:val="00D26688"/>
    <w:rsid w:val="00D27FD4"/>
    <w:rsid w:val="00D3220E"/>
    <w:rsid w:val="00D32776"/>
    <w:rsid w:val="00D33DD9"/>
    <w:rsid w:val="00D3482D"/>
    <w:rsid w:val="00D35136"/>
    <w:rsid w:val="00D3792B"/>
    <w:rsid w:val="00D40BAA"/>
    <w:rsid w:val="00D40E0F"/>
    <w:rsid w:val="00D40FEB"/>
    <w:rsid w:val="00D41201"/>
    <w:rsid w:val="00D42732"/>
    <w:rsid w:val="00D44BF2"/>
    <w:rsid w:val="00D50B6D"/>
    <w:rsid w:val="00D50E7D"/>
    <w:rsid w:val="00D51724"/>
    <w:rsid w:val="00D522C6"/>
    <w:rsid w:val="00D56C0A"/>
    <w:rsid w:val="00D56EF4"/>
    <w:rsid w:val="00D56F15"/>
    <w:rsid w:val="00D5707D"/>
    <w:rsid w:val="00D57097"/>
    <w:rsid w:val="00D61961"/>
    <w:rsid w:val="00D61B32"/>
    <w:rsid w:val="00D63066"/>
    <w:rsid w:val="00D659BF"/>
    <w:rsid w:val="00D6731E"/>
    <w:rsid w:val="00D678ED"/>
    <w:rsid w:val="00D7004A"/>
    <w:rsid w:val="00D70DAE"/>
    <w:rsid w:val="00D720DE"/>
    <w:rsid w:val="00D73617"/>
    <w:rsid w:val="00D73C89"/>
    <w:rsid w:val="00D73F76"/>
    <w:rsid w:val="00D75515"/>
    <w:rsid w:val="00D75AD5"/>
    <w:rsid w:val="00D77ED6"/>
    <w:rsid w:val="00D818BC"/>
    <w:rsid w:val="00D82C3F"/>
    <w:rsid w:val="00D82DD1"/>
    <w:rsid w:val="00D82FFB"/>
    <w:rsid w:val="00D83CBB"/>
    <w:rsid w:val="00D83CDF"/>
    <w:rsid w:val="00D8449D"/>
    <w:rsid w:val="00D851B7"/>
    <w:rsid w:val="00D85468"/>
    <w:rsid w:val="00D87697"/>
    <w:rsid w:val="00D9001E"/>
    <w:rsid w:val="00D91C14"/>
    <w:rsid w:val="00D92C96"/>
    <w:rsid w:val="00D933E6"/>
    <w:rsid w:val="00D95851"/>
    <w:rsid w:val="00D95FBE"/>
    <w:rsid w:val="00DA0069"/>
    <w:rsid w:val="00DA0506"/>
    <w:rsid w:val="00DA0A8B"/>
    <w:rsid w:val="00DA1FCB"/>
    <w:rsid w:val="00DA359A"/>
    <w:rsid w:val="00DA6BF8"/>
    <w:rsid w:val="00DA6FA9"/>
    <w:rsid w:val="00DB11B3"/>
    <w:rsid w:val="00DB2452"/>
    <w:rsid w:val="00DB277B"/>
    <w:rsid w:val="00DB2F86"/>
    <w:rsid w:val="00DB534D"/>
    <w:rsid w:val="00DB53E9"/>
    <w:rsid w:val="00DB5A97"/>
    <w:rsid w:val="00DB6A2C"/>
    <w:rsid w:val="00DB7494"/>
    <w:rsid w:val="00DB7582"/>
    <w:rsid w:val="00DC31D5"/>
    <w:rsid w:val="00DC3C59"/>
    <w:rsid w:val="00DC4898"/>
    <w:rsid w:val="00DC4FC7"/>
    <w:rsid w:val="00DC66B9"/>
    <w:rsid w:val="00DC67D6"/>
    <w:rsid w:val="00DD0132"/>
    <w:rsid w:val="00DD09FB"/>
    <w:rsid w:val="00DD0C19"/>
    <w:rsid w:val="00DD26C0"/>
    <w:rsid w:val="00DD289A"/>
    <w:rsid w:val="00DD2AAE"/>
    <w:rsid w:val="00DD3B39"/>
    <w:rsid w:val="00DD3D2E"/>
    <w:rsid w:val="00DD611F"/>
    <w:rsid w:val="00DD6120"/>
    <w:rsid w:val="00DD77C9"/>
    <w:rsid w:val="00DE1B47"/>
    <w:rsid w:val="00DE2C54"/>
    <w:rsid w:val="00DE3376"/>
    <w:rsid w:val="00DE34AA"/>
    <w:rsid w:val="00DE3D83"/>
    <w:rsid w:val="00DE428E"/>
    <w:rsid w:val="00DE4E5A"/>
    <w:rsid w:val="00DE58A3"/>
    <w:rsid w:val="00DE62C1"/>
    <w:rsid w:val="00DE7B88"/>
    <w:rsid w:val="00DE7C93"/>
    <w:rsid w:val="00DF2D4E"/>
    <w:rsid w:val="00DF5AD6"/>
    <w:rsid w:val="00DF60BE"/>
    <w:rsid w:val="00DF71C5"/>
    <w:rsid w:val="00DF7B1C"/>
    <w:rsid w:val="00E01141"/>
    <w:rsid w:val="00E01C00"/>
    <w:rsid w:val="00E028FF"/>
    <w:rsid w:val="00E04871"/>
    <w:rsid w:val="00E04A02"/>
    <w:rsid w:val="00E05FC0"/>
    <w:rsid w:val="00E05FCD"/>
    <w:rsid w:val="00E063B7"/>
    <w:rsid w:val="00E070EE"/>
    <w:rsid w:val="00E07A9E"/>
    <w:rsid w:val="00E07DCC"/>
    <w:rsid w:val="00E11482"/>
    <w:rsid w:val="00E1262A"/>
    <w:rsid w:val="00E140AF"/>
    <w:rsid w:val="00E14385"/>
    <w:rsid w:val="00E170D5"/>
    <w:rsid w:val="00E20BFC"/>
    <w:rsid w:val="00E2141C"/>
    <w:rsid w:val="00E2144D"/>
    <w:rsid w:val="00E2164A"/>
    <w:rsid w:val="00E21ECE"/>
    <w:rsid w:val="00E22EFC"/>
    <w:rsid w:val="00E24652"/>
    <w:rsid w:val="00E24F1E"/>
    <w:rsid w:val="00E261C7"/>
    <w:rsid w:val="00E272F5"/>
    <w:rsid w:val="00E311DF"/>
    <w:rsid w:val="00E31F5A"/>
    <w:rsid w:val="00E33084"/>
    <w:rsid w:val="00E33140"/>
    <w:rsid w:val="00E33194"/>
    <w:rsid w:val="00E349E2"/>
    <w:rsid w:val="00E34C7B"/>
    <w:rsid w:val="00E3572C"/>
    <w:rsid w:val="00E3639E"/>
    <w:rsid w:val="00E36A61"/>
    <w:rsid w:val="00E36EF9"/>
    <w:rsid w:val="00E372BC"/>
    <w:rsid w:val="00E3769F"/>
    <w:rsid w:val="00E412C0"/>
    <w:rsid w:val="00E41592"/>
    <w:rsid w:val="00E41664"/>
    <w:rsid w:val="00E41CC6"/>
    <w:rsid w:val="00E41F54"/>
    <w:rsid w:val="00E426B9"/>
    <w:rsid w:val="00E43F2E"/>
    <w:rsid w:val="00E440F1"/>
    <w:rsid w:val="00E4757A"/>
    <w:rsid w:val="00E47685"/>
    <w:rsid w:val="00E506D5"/>
    <w:rsid w:val="00E510D0"/>
    <w:rsid w:val="00E515BE"/>
    <w:rsid w:val="00E54406"/>
    <w:rsid w:val="00E55E8C"/>
    <w:rsid w:val="00E57214"/>
    <w:rsid w:val="00E60E8E"/>
    <w:rsid w:val="00E62339"/>
    <w:rsid w:val="00E62916"/>
    <w:rsid w:val="00E62F87"/>
    <w:rsid w:val="00E64D1A"/>
    <w:rsid w:val="00E706C8"/>
    <w:rsid w:val="00E70F03"/>
    <w:rsid w:val="00E7208E"/>
    <w:rsid w:val="00E722F6"/>
    <w:rsid w:val="00E72E9F"/>
    <w:rsid w:val="00E735FC"/>
    <w:rsid w:val="00E76CC5"/>
    <w:rsid w:val="00E775BC"/>
    <w:rsid w:val="00E800A8"/>
    <w:rsid w:val="00E8062C"/>
    <w:rsid w:val="00E80FAB"/>
    <w:rsid w:val="00E8234A"/>
    <w:rsid w:val="00E82A4B"/>
    <w:rsid w:val="00E842B0"/>
    <w:rsid w:val="00E848CB"/>
    <w:rsid w:val="00E84A92"/>
    <w:rsid w:val="00E84B39"/>
    <w:rsid w:val="00E8516F"/>
    <w:rsid w:val="00E86C0B"/>
    <w:rsid w:val="00E86E1A"/>
    <w:rsid w:val="00E86F54"/>
    <w:rsid w:val="00E87023"/>
    <w:rsid w:val="00E876F5"/>
    <w:rsid w:val="00E90DBF"/>
    <w:rsid w:val="00E94767"/>
    <w:rsid w:val="00E94961"/>
    <w:rsid w:val="00E96C0F"/>
    <w:rsid w:val="00E97089"/>
    <w:rsid w:val="00E97412"/>
    <w:rsid w:val="00EA0193"/>
    <w:rsid w:val="00EA23BF"/>
    <w:rsid w:val="00EA5955"/>
    <w:rsid w:val="00EA682E"/>
    <w:rsid w:val="00EA747A"/>
    <w:rsid w:val="00EB0A0D"/>
    <w:rsid w:val="00EB17D4"/>
    <w:rsid w:val="00EB23BC"/>
    <w:rsid w:val="00EB2B97"/>
    <w:rsid w:val="00EB2CAC"/>
    <w:rsid w:val="00EB3485"/>
    <w:rsid w:val="00EB3976"/>
    <w:rsid w:val="00EB6053"/>
    <w:rsid w:val="00EB6065"/>
    <w:rsid w:val="00EB7447"/>
    <w:rsid w:val="00EB7917"/>
    <w:rsid w:val="00EC13CF"/>
    <w:rsid w:val="00EC144F"/>
    <w:rsid w:val="00EC1CBF"/>
    <w:rsid w:val="00EC3B49"/>
    <w:rsid w:val="00EC475B"/>
    <w:rsid w:val="00EC773C"/>
    <w:rsid w:val="00EC7D26"/>
    <w:rsid w:val="00ED17BD"/>
    <w:rsid w:val="00ED1B8B"/>
    <w:rsid w:val="00ED2B0C"/>
    <w:rsid w:val="00ED3C69"/>
    <w:rsid w:val="00ED4FE7"/>
    <w:rsid w:val="00ED7912"/>
    <w:rsid w:val="00EE0547"/>
    <w:rsid w:val="00EE0760"/>
    <w:rsid w:val="00EE0853"/>
    <w:rsid w:val="00EE0A14"/>
    <w:rsid w:val="00EE0CCD"/>
    <w:rsid w:val="00EE14F1"/>
    <w:rsid w:val="00EE337F"/>
    <w:rsid w:val="00EE426F"/>
    <w:rsid w:val="00EE47F5"/>
    <w:rsid w:val="00EE4FFF"/>
    <w:rsid w:val="00EE5E40"/>
    <w:rsid w:val="00EF099F"/>
    <w:rsid w:val="00EF0BA8"/>
    <w:rsid w:val="00EF0E26"/>
    <w:rsid w:val="00EF0F48"/>
    <w:rsid w:val="00EF17DA"/>
    <w:rsid w:val="00EF5D33"/>
    <w:rsid w:val="00EF5F3F"/>
    <w:rsid w:val="00F0012B"/>
    <w:rsid w:val="00F0121E"/>
    <w:rsid w:val="00F02506"/>
    <w:rsid w:val="00F02A29"/>
    <w:rsid w:val="00F0336A"/>
    <w:rsid w:val="00F03CDC"/>
    <w:rsid w:val="00F03D7C"/>
    <w:rsid w:val="00F03DCA"/>
    <w:rsid w:val="00F05E92"/>
    <w:rsid w:val="00F10063"/>
    <w:rsid w:val="00F1347D"/>
    <w:rsid w:val="00F162F2"/>
    <w:rsid w:val="00F167A2"/>
    <w:rsid w:val="00F16C2F"/>
    <w:rsid w:val="00F173A8"/>
    <w:rsid w:val="00F17826"/>
    <w:rsid w:val="00F17F65"/>
    <w:rsid w:val="00F21A12"/>
    <w:rsid w:val="00F2249E"/>
    <w:rsid w:val="00F22C43"/>
    <w:rsid w:val="00F231A9"/>
    <w:rsid w:val="00F237F3"/>
    <w:rsid w:val="00F25EE8"/>
    <w:rsid w:val="00F2613B"/>
    <w:rsid w:val="00F265D0"/>
    <w:rsid w:val="00F267C5"/>
    <w:rsid w:val="00F348C4"/>
    <w:rsid w:val="00F34B42"/>
    <w:rsid w:val="00F34CF8"/>
    <w:rsid w:val="00F35500"/>
    <w:rsid w:val="00F391C7"/>
    <w:rsid w:val="00F40255"/>
    <w:rsid w:val="00F409B1"/>
    <w:rsid w:val="00F40D91"/>
    <w:rsid w:val="00F4250E"/>
    <w:rsid w:val="00F42A7E"/>
    <w:rsid w:val="00F42F68"/>
    <w:rsid w:val="00F43E20"/>
    <w:rsid w:val="00F44A90"/>
    <w:rsid w:val="00F459CA"/>
    <w:rsid w:val="00F46FBC"/>
    <w:rsid w:val="00F47B77"/>
    <w:rsid w:val="00F5049F"/>
    <w:rsid w:val="00F53367"/>
    <w:rsid w:val="00F53A08"/>
    <w:rsid w:val="00F53F85"/>
    <w:rsid w:val="00F5464A"/>
    <w:rsid w:val="00F54FAF"/>
    <w:rsid w:val="00F5624E"/>
    <w:rsid w:val="00F6010B"/>
    <w:rsid w:val="00F62484"/>
    <w:rsid w:val="00F63D3D"/>
    <w:rsid w:val="00F652E6"/>
    <w:rsid w:val="00F654A8"/>
    <w:rsid w:val="00F66115"/>
    <w:rsid w:val="00F709DF"/>
    <w:rsid w:val="00F7281A"/>
    <w:rsid w:val="00F735B4"/>
    <w:rsid w:val="00F73C20"/>
    <w:rsid w:val="00F74AF1"/>
    <w:rsid w:val="00F74B14"/>
    <w:rsid w:val="00F7526E"/>
    <w:rsid w:val="00F755C5"/>
    <w:rsid w:val="00F757A0"/>
    <w:rsid w:val="00F76086"/>
    <w:rsid w:val="00F77133"/>
    <w:rsid w:val="00F77F50"/>
    <w:rsid w:val="00F8089D"/>
    <w:rsid w:val="00F80BCC"/>
    <w:rsid w:val="00F81622"/>
    <w:rsid w:val="00F844CE"/>
    <w:rsid w:val="00F84B41"/>
    <w:rsid w:val="00F85552"/>
    <w:rsid w:val="00F85BB4"/>
    <w:rsid w:val="00F8621D"/>
    <w:rsid w:val="00F86323"/>
    <w:rsid w:val="00F9015D"/>
    <w:rsid w:val="00F9654F"/>
    <w:rsid w:val="00F96E7A"/>
    <w:rsid w:val="00F979C3"/>
    <w:rsid w:val="00FA032C"/>
    <w:rsid w:val="00FA08D4"/>
    <w:rsid w:val="00FA13B6"/>
    <w:rsid w:val="00FA184A"/>
    <w:rsid w:val="00FA1D91"/>
    <w:rsid w:val="00FA1EBA"/>
    <w:rsid w:val="00FA2F9A"/>
    <w:rsid w:val="00FA69A7"/>
    <w:rsid w:val="00FA6D52"/>
    <w:rsid w:val="00FA71A1"/>
    <w:rsid w:val="00FA7478"/>
    <w:rsid w:val="00FA76A8"/>
    <w:rsid w:val="00FB17C4"/>
    <w:rsid w:val="00FB1F41"/>
    <w:rsid w:val="00FB2113"/>
    <w:rsid w:val="00FB2E90"/>
    <w:rsid w:val="00FB6DCE"/>
    <w:rsid w:val="00FB72F7"/>
    <w:rsid w:val="00FC03AF"/>
    <w:rsid w:val="00FC24B5"/>
    <w:rsid w:val="00FC404D"/>
    <w:rsid w:val="00FC53DB"/>
    <w:rsid w:val="00FC71FE"/>
    <w:rsid w:val="00FC7271"/>
    <w:rsid w:val="00FC7624"/>
    <w:rsid w:val="00FD37E4"/>
    <w:rsid w:val="00FD3886"/>
    <w:rsid w:val="00FD4460"/>
    <w:rsid w:val="00FD554F"/>
    <w:rsid w:val="00FE2710"/>
    <w:rsid w:val="00FE37DC"/>
    <w:rsid w:val="00FE6088"/>
    <w:rsid w:val="00FE6769"/>
    <w:rsid w:val="00FE7F58"/>
    <w:rsid w:val="00FF00C9"/>
    <w:rsid w:val="00FF3086"/>
    <w:rsid w:val="00FF3819"/>
    <w:rsid w:val="00FF602C"/>
    <w:rsid w:val="00FF6892"/>
    <w:rsid w:val="0146D5F7"/>
    <w:rsid w:val="021D82F6"/>
    <w:rsid w:val="02ACA3C7"/>
    <w:rsid w:val="02CCCE17"/>
    <w:rsid w:val="02E72C89"/>
    <w:rsid w:val="02F5C447"/>
    <w:rsid w:val="03127F8E"/>
    <w:rsid w:val="0323BDF3"/>
    <w:rsid w:val="034DE1D7"/>
    <w:rsid w:val="03B9CC44"/>
    <w:rsid w:val="04FD3A17"/>
    <w:rsid w:val="050FE1EB"/>
    <w:rsid w:val="057F9218"/>
    <w:rsid w:val="05B7C3D7"/>
    <w:rsid w:val="06479183"/>
    <w:rsid w:val="068414BF"/>
    <w:rsid w:val="06B25546"/>
    <w:rsid w:val="06E30D6B"/>
    <w:rsid w:val="070338FA"/>
    <w:rsid w:val="0709C740"/>
    <w:rsid w:val="0750252D"/>
    <w:rsid w:val="07663AA7"/>
    <w:rsid w:val="077AE7CD"/>
    <w:rsid w:val="079D392A"/>
    <w:rsid w:val="07C5E4B2"/>
    <w:rsid w:val="07E79779"/>
    <w:rsid w:val="080FE2A6"/>
    <w:rsid w:val="081C6276"/>
    <w:rsid w:val="08A48991"/>
    <w:rsid w:val="08CFCB4C"/>
    <w:rsid w:val="08E5DAFD"/>
    <w:rsid w:val="08F329BD"/>
    <w:rsid w:val="0908B89F"/>
    <w:rsid w:val="092C431D"/>
    <w:rsid w:val="09A0C724"/>
    <w:rsid w:val="09B379C8"/>
    <w:rsid w:val="09B5F12A"/>
    <w:rsid w:val="09F8B298"/>
    <w:rsid w:val="0A350AE5"/>
    <w:rsid w:val="0A5E04E8"/>
    <w:rsid w:val="0B303BDD"/>
    <w:rsid w:val="0B350419"/>
    <w:rsid w:val="0B42B551"/>
    <w:rsid w:val="0B685461"/>
    <w:rsid w:val="0C0F828C"/>
    <w:rsid w:val="0C113B3A"/>
    <w:rsid w:val="0C61F4F4"/>
    <w:rsid w:val="0C972836"/>
    <w:rsid w:val="0CEF269F"/>
    <w:rsid w:val="0D04705C"/>
    <w:rsid w:val="0D17F966"/>
    <w:rsid w:val="0D9F9D2B"/>
    <w:rsid w:val="0DB9ED16"/>
    <w:rsid w:val="0DF91229"/>
    <w:rsid w:val="0E1C1339"/>
    <w:rsid w:val="0E51C592"/>
    <w:rsid w:val="0EF1F0C3"/>
    <w:rsid w:val="0F1247CD"/>
    <w:rsid w:val="0F483B4B"/>
    <w:rsid w:val="0F97F37C"/>
    <w:rsid w:val="0FE9A2C8"/>
    <w:rsid w:val="0FF5BD59"/>
    <w:rsid w:val="10401314"/>
    <w:rsid w:val="104ED800"/>
    <w:rsid w:val="107AF8C6"/>
    <w:rsid w:val="10DF278F"/>
    <w:rsid w:val="10F97CE7"/>
    <w:rsid w:val="1138A3D5"/>
    <w:rsid w:val="115DB3DB"/>
    <w:rsid w:val="11C12A1D"/>
    <w:rsid w:val="11CDC604"/>
    <w:rsid w:val="11D7EB20"/>
    <w:rsid w:val="12D508E3"/>
    <w:rsid w:val="12F270CB"/>
    <w:rsid w:val="130407BF"/>
    <w:rsid w:val="1348B770"/>
    <w:rsid w:val="13711A97"/>
    <w:rsid w:val="13B73F93"/>
    <w:rsid w:val="14794C54"/>
    <w:rsid w:val="14A01066"/>
    <w:rsid w:val="14BD476B"/>
    <w:rsid w:val="150819EC"/>
    <w:rsid w:val="15246949"/>
    <w:rsid w:val="1549BC52"/>
    <w:rsid w:val="16374499"/>
    <w:rsid w:val="1641D784"/>
    <w:rsid w:val="1644B1CE"/>
    <w:rsid w:val="168F711E"/>
    <w:rsid w:val="16F4D9F5"/>
    <w:rsid w:val="173CED63"/>
    <w:rsid w:val="17B34914"/>
    <w:rsid w:val="17F2F1B3"/>
    <w:rsid w:val="18AB01E9"/>
    <w:rsid w:val="18D5FD3F"/>
    <w:rsid w:val="190CEEC5"/>
    <w:rsid w:val="196BC465"/>
    <w:rsid w:val="1A1AD080"/>
    <w:rsid w:val="1A20BC0D"/>
    <w:rsid w:val="1A28D63E"/>
    <w:rsid w:val="1A73405D"/>
    <w:rsid w:val="1B0DF020"/>
    <w:rsid w:val="1B1C0436"/>
    <w:rsid w:val="1B3A8BBB"/>
    <w:rsid w:val="1C168B75"/>
    <w:rsid w:val="1CAEAFCA"/>
    <w:rsid w:val="1CD31EB3"/>
    <w:rsid w:val="1CE9ADE0"/>
    <w:rsid w:val="1D1BBB0F"/>
    <w:rsid w:val="1D8633E9"/>
    <w:rsid w:val="1D969EB7"/>
    <w:rsid w:val="1DC9B52E"/>
    <w:rsid w:val="1E05940D"/>
    <w:rsid w:val="1E838FC8"/>
    <w:rsid w:val="1EB32E9D"/>
    <w:rsid w:val="1F2C2E8F"/>
    <w:rsid w:val="1FC70CD7"/>
    <w:rsid w:val="207BEDC2"/>
    <w:rsid w:val="20ACFA5E"/>
    <w:rsid w:val="20C8DEFA"/>
    <w:rsid w:val="20D0ABD9"/>
    <w:rsid w:val="210D2212"/>
    <w:rsid w:val="21462FCC"/>
    <w:rsid w:val="22DE670F"/>
    <w:rsid w:val="22DFD705"/>
    <w:rsid w:val="230C0F06"/>
    <w:rsid w:val="234A2836"/>
    <w:rsid w:val="234C0819"/>
    <w:rsid w:val="23568554"/>
    <w:rsid w:val="23A37D83"/>
    <w:rsid w:val="23F2A16C"/>
    <w:rsid w:val="241E9160"/>
    <w:rsid w:val="241FBB83"/>
    <w:rsid w:val="24274075"/>
    <w:rsid w:val="2444F7DF"/>
    <w:rsid w:val="2456F624"/>
    <w:rsid w:val="2462BE0A"/>
    <w:rsid w:val="2481A0DC"/>
    <w:rsid w:val="24A65A9C"/>
    <w:rsid w:val="2516E1CB"/>
    <w:rsid w:val="253F8EBB"/>
    <w:rsid w:val="2573388D"/>
    <w:rsid w:val="25EB61A6"/>
    <w:rsid w:val="2642BFBC"/>
    <w:rsid w:val="26C99CFD"/>
    <w:rsid w:val="270BCD4D"/>
    <w:rsid w:val="27E7314B"/>
    <w:rsid w:val="27FA01C1"/>
    <w:rsid w:val="28191714"/>
    <w:rsid w:val="288935DB"/>
    <w:rsid w:val="28B33C97"/>
    <w:rsid w:val="2905598D"/>
    <w:rsid w:val="29428DE2"/>
    <w:rsid w:val="2944BA6B"/>
    <w:rsid w:val="29A33E8D"/>
    <w:rsid w:val="2A1E8C76"/>
    <w:rsid w:val="2ABD0F58"/>
    <w:rsid w:val="2B00FE6D"/>
    <w:rsid w:val="2B4B5D8A"/>
    <w:rsid w:val="2BBB7195"/>
    <w:rsid w:val="2C354592"/>
    <w:rsid w:val="2C81AB1E"/>
    <w:rsid w:val="2D81AEB7"/>
    <w:rsid w:val="2DEEEEB7"/>
    <w:rsid w:val="2EB0ACF3"/>
    <w:rsid w:val="2EE98EE0"/>
    <w:rsid w:val="2F0975F2"/>
    <w:rsid w:val="2F1860FC"/>
    <w:rsid w:val="2F6A18E9"/>
    <w:rsid w:val="2FA98879"/>
    <w:rsid w:val="2FB446EA"/>
    <w:rsid w:val="2FC3D9C9"/>
    <w:rsid w:val="2FC7B195"/>
    <w:rsid w:val="304412E7"/>
    <w:rsid w:val="30CE8C4D"/>
    <w:rsid w:val="311D0C0F"/>
    <w:rsid w:val="31310815"/>
    <w:rsid w:val="31F1700C"/>
    <w:rsid w:val="3229C262"/>
    <w:rsid w:val="322D862E"/>
    <w:rsid w:val="32B72D1A"/>
    <w:rsid w:val="32D86FC7"/>
    <w:rsid w:val="32E36490"/>
    <w:rsid w:val="32EB4E42"/>
    <w:rsid w:val="32FECBDC"/>
    <w:rsid w:val="3320B348"/>
    <w:rsid w:val="336668E0"/>
    <w:rsid w:val="338D29C9"/>
    <w:rsid w:val="33C34509"/>
    <w:rsid w:val="345EBE5B"/>
    <w:rsid w:val="346FAB06"/>
    <w:rsid w:val="34E2ED4C"/>
    <w:rsid w:val="35632C8F"/>
    <w:rsid w:val="3578B1E5"/>
    <w:rsid w:val="360CA326"/>
    <w:rsid w:val="3673F2C5"/>
    <w:rsid w:val="36D80A21"/>
    <w:rsid w:val="36F95C4A"/>
    <w:rsid w:val="371FF8D6"/>
    <w:rsid w:val="37375207"/>
    <w:rsid w:val="374619E7"/>
    <w:rsid w:val="3753B63E"/>
    <w:rsid w:val="37C0606A"/>
    <w:rsid w:val="38030355"/>
    <w:rsid w:val="380BFD70"/>
    <w:rsid w:val="381FEBC5"/>
    <w:rsid w:val="386DFC5A"/>
    <w:rsid w:val="392F702A"/>
    <w:rsid w:val="3963955E"/>
    <w:rsid w:val="39CE2ED6"/>
    <w:rsid w:val="3A2802B8"/>
    <w:rsid w:val="3ACD21F6"/>
    <w:rsid w:val="3AF7CD27"/>
    <w:rsid w:val="3AFC4EF8"/>
    <w:rsid w:val="3BB5B0A4"/>
    <w:rsid w:val="3CDCBFA2"/>
    <w:rsid w:val="3CF78352"/>
    <w:rsid w:val="3D3E1E74"/>
    <w:rsid w:val="3D74B190"/>
    <w:rsid w:val="3DA2EA95"/>
    <w:rsid w:val="3DDF3FB0"/>
    <w:rsid w:val="3DE93A5F"/>
    <w:rsid w:val="3DF977FD"/>
    <w:rsid w:val="3E6FBFB5"/>
    <w:rsid w:val="3E8F03C1"/>
    <w:rsid w:val="3E976C97"/>
    <w:rsid w:val="3F0756C6"/>
    <w:rsid w:val="3F4A967F"/>
    <w:rsid w:val="3F5C0326"/>
    <w:rsid w:val="40015B71"/>
    <w:rsid w:val="40C2B189"/>
    <w:rsid w:val="40D26E15"/>
    <w:rsid w:val="40D35B9D"/>
    <w:rsid w:val="41401956"/>
    <w:rsid w:val="4147F005"/>
    <w:rsid w:val="421C0DDA"/>
    <w:rsid w:val="42490620"/>
    <w:rsid w:val="42A39B06"/>
    <w:rsid w:val="43F1D279"/>
    <w:rsid w:val="4417733B"/>
    <w:rsid w:val="4433B04D"/>
    <w:rsid w:val="445DA5C8"/>
    <w:rsid w:val="446A4BF6"/>
    <w:rsid w:val="44C938FA"/>
    <w:rsid w:val="44F10B39"/>
    <w:rsid w:val="4503FD29"/>
    <w:rsid w:val="454CB1EC"/>
    <w:rsid w:val="463A57AE"/>
    <w:rsid w:val="4664C22C"/>
    <w:rsid w:val="46954B1B"/>
    <w:rsid w:val="469AE517"/>
    <w:rsid w:val="46C11662"/>
    <w:rsid w:val="46C9981E"/>
    <w:rsid w:val="47016EB2"/>
    <w:rsid w:val="473831BE"/>
    <w:rsid w:val="47AAC3D2"/>
    <w:rsid w:val="47AF0A15"/>
    <w:rsid w:val="47BA75F0"/>
    <w:rsid w:val="47DFE5F6"/>
    <w:rsid w:val="4841B99D"/>
    <w:rsid w:val="484875E0"/>
    <w:rsid w:val="487024FD"/>
    <w:rsid w:val="4876B9DF"/>
    <w:rsid w:val="4890F482"/>
    <w:rsid w:val="48AC2A39"/>
    <w:rsid w:val="48AC556A"/>
    <w:rsid w:val="48CA48DB"/>
    <w:rsid w:val="48F5BB56"/>
    <w:rsid w:val="48F6F459"/>
    <w:rsid w:val="490F2E2B"/>
    <w:rsid w:val="493BC974"/>
    <w:rsid w:val="494C34D1"/>
    <w:rsid w:val="4956918B"/>
    <w:rsid w:val="49A9E613"/>
    <w:rsid w:val="49FD6E71"/>
    <w:rsid w:val="4A021CFD"/>
    <w:rsid w:val="4A0A0D95"/>
    <w:rsid w:val="4AFBE207"/>
    <w:rsid w:val="4BFB281B"/>
    <w:rsid w:val="4CBD9D2E"/>
    <w:rsid w:val="4CE2283B"/>
    <w:rsid w:val="4D4226E4"/>
    <w:rsid w:val="4DA66EA1"/>
    <w:rsid w:val="4E1642D4"/>
    <w:rsid w:val="4E51372B"/>
    <w:rsid w:val="4E7D3555"/>
    <w:rsid w:val="4E83A6CB"/>
    <w:rsid w:val="4EC68847"/>
    <w:rsid w:val="4EEAD1F4"/>
    <w:rsid w:val="4F4C2056"/>
    <w:rsid w:val="50147462"/>
    <w:rsid w:val="5024B986"/>
    <w:rsid w:val="51121093"/>
    <w:rsid w:val="5120D046"/>
    <w:rsid w:val="519B284D"/>
    <w:rsid w:val="5250CD2E"/>
    <w:rsid w:val="525A631F"/>
    <w:rsid w:val="5276D109"/>
    <w:rsid w:val="52BE8B7D"/>
    <w:rsid w:val="537EE5C0"/>
    <w:rsid w:val="53AE1301"/>
    <w:rsid w:val="5449F9CC"/>
    <w:rsid w:val="549DD609"/>
    <w:rsid w:val="54BC69CB"/>
    <w:rsid w:val="5528B536"/>
    <w:rsid w:val="559A8343"/>
    <w:rsid w:val="55C9F048"/>
    <w:rsid w:val="55EE7EC7"/>
    <w:rsid w:val="5605918C"/>
    <w:rsid w:val="5606DF78"/>
    <w:rsid w:val="562BD3F0"/>
    <w:rsid w:val="57A35E18"/>
    <w:rsid w:val="57EAB2B4"/>
    <w:rsid w:val="57EBEC84"/>
    <w:rsid w:val="580D3387"/>
    <w:rsid w:val="58155737"/>
    <w:rsid w:val="5858A353"/>
    <w:rsid w:val="589757D9"/>
    <w:rsid w:val="595AF7DD"/>
    <w:rsid w:val="5970B873"/>
    <w:rsid w:val="59F4610D"/>
    <w:rsid w:val="5A8EA76F"/>
    <w:rsid w:val="5A933482"/>
    <w:rsid w:val="5AE7AB7F"/>
    <w:rsid w:val="5B3BC093"/>
    <w:rsid w:val="5B94BE19"/>
    <w:rsid w:val="5B9AF1AA"/>
    <w:rsid w:val="5BBD8462"/>
    <w:rsid w:val="5C5A75E4"/>
    <w:rsid w:val="5C7FBCE8"/>
    <w:rsid w:val="5CDC33F9"/>
    <w:rsid w:val="5CFDE36F"/>
    <w:rsid w:val="5D0653D5"/>
    <w:rsid w:val="5D521EF6"/>
    <w:rsid w:val="5D810257"/>
    <w:rsid w:val="5D9AB244"/>
    <w:rsid w:val="5DA933BF"/>
    <w:rsid w:val="5E8EC6F2"/>
    <w:rsid w:val="5EA93624"/>
    <w:rsid w:val="5EBE08E8"/>
    <w:rsid w:val="5EF85DDA"/>
    <w:rsid w:val="5F84B73F"/>
    <w:rsid w:val="5FCC1DBF"/>
    <w:rsid w:val="6049B40B"/>
    <w:rsid w:val="6062911A"/>
    <w:rsid w:val="60785D4D"/>
    <w:rsid w:val="6083CC1B"/>
    <w:rsid w:val="60C79E7F"/>
    <w:rsid w:val="6103BC33"/>
    <w:rsid w:val="613FA9A3"/>
    <w:rsid w:val="61486881"/>
    <w:rsid w:val="6187403D"/>
    <w:rsid w:val="618C8682"/>
    <w:rsid w:val="61958057"/>
    <w:rsid w:val="6202CE98"/>
    <w:rsid w:val="62134C83"/>
    <w:rsid w:val="6247F134"/>
    <w:rsid w:val="63023A49"/>
    <w:rsid w:val="630FD690"/>
    <w:rsid w:val="63994E0F"/>
    <w:rsid w:val="63FFEEA3"/>
    <w:rsid w:val="64243295"/>
    <w:rsid w:val="64D07A3F"/>
    <w:rsid w:val="652AB2E1"/>
    <w:rsid w:val="666C11A0"/>
    <w:rsid w:val="66B68B83"/>
    <w:rsid w:val="67B782DD"/>
    <w:rsid w:val="67CB05C3"/>
    <w:rsid w:val="68B1A129"/>
    <w:rsid w:val="6905A734"/>
    <w:rsid w:val="69086D2B"/>
    <w:rsid w:val="69ABB4C5"/>
    <w:rsid w:val="69EF8D5F"/>
    <w:rsid w:val="6A0A09F9"/>
    <w:rsid w:val="6A1CA43F"/>
    <w:rsid w:val="6A93B56A"/>
    <w:rsid w:val="6B01DD0F"/>
    <w:rsid w:val="6B864CDB"/>
    <w:rsid w:val="6B92D157"/>
    <w:rsid w:val="6BB814A0"/>
    <w:rsid w:val="6BCB8BD2"/>
    <w:rsid w:val="6BE28496"/>
    <w:rsid w:val="6C48218A"/>
    <w:rsid w:val="6C714C45"/>
    <w:rsid w:val="6C959D2A"/>
    <w:rsid w:val="6CFD6095"/>
    <w:rsid w:val="6D70106E"/>
    <w:rsid w:val="6DB87BB4"/>
    <w:rsid w:val="6E386194"/>
    <w:rsid w:val="6E5BC3DC"/>
    <w:rsid w:val="6E6C60C6"/>
    <w:rsid w:val="6EE0B076"/>
    <w:rsid w:val="6F633C8A"/>
    <w:rsid w:val="6F826D9D"/>
    <w:rsid w:val="6FC94A23"/>
    <w:rsid w:val="6FF72B41"/>
    <w:rsid w:val="704E48C7"/>
    <w:rsid w:val="70D4EAEA"/>
    <w:rsid w:val="70E474C9"/>
    <w:rsid w:val="71465C27"/>
    <w:rsid w:val="7197AC05"/>
    <w:rsid w:val="719D64A4"/>
    <w:rsid w:val="71B146E9"/>
    <w:rsid w:val="7296D15C"/>
    <w:rsid w:val="72F33E94"/>
    <w:rsid w:val="739E92AE"/>
    <w:rsid w:val="73BBB22F"/>
    <w:rsid w:val="73C7F22C"/>
    <w:rsid w:val="746EA4F9"/>
    <w:rsid w:val="74F99C94"/>
    <w:rsid w:val="75868A7F"/>
    <w:rsid w:val="75CA77FE"/>
    <w:rsid w:val="75F5FE59"/>
    <w:rsid w:val="760C531C"/>
    <w:rsid w:val="760F140C"/>
    <w:rsid w:val="7628F7D1"/>
    <w:rsid w:val="766610E4"/>
    <w:rsid w:val="768DC98C"/>
    <w:rsid w:val="7695D5B2"/>
    <w:rsid w:val="76B19F35"/>
    <w:rsid w:val="7736BA5A"/>
    <w:rsid w:val="77A1E65D"/>
    <w:rsid w:val="77A8D61A"/>
    <w:rsid w:val="77B261C5"/>
    <w:rsid w:val="77CADBBA"/>
    <w:rsid w:val="785DDF4D"/>
    <w:rsid w:val="78B32732"/>
    <w:rsid w:val="78B9A53E"/>
    <w:rsid w:val="78D31465"/>
    <w:rsid w:val="79377D1F"/>
    <w:rsid w:val="79679D46"/>
    <w:rsid w:val="798A6B1E"/>
    <w:rsid w:val="79E371F1"/>
    <w:rsid w:val="7A66FC57"/>
    <w:rsid w:val="7AB16FAD"/>
    <w:rsid w:val="7B90E58F"/>
    <w:rsid w:val="7BCE0248"/>
    <w:rsid w:val="7BE5ABCA"/>
    <w:rsid w:val="7C2C8E99"/>
    <w:rsid w:val="7C73FCB3"/>
    <w:rsid w:val="7CD183F3"/>
    <w:rsid w:val="7CF3DB89"/>
    <w:rsid w:val="7D56076C"/>
    <w:rsid w:val="7D70877C"/>
    <w:rsid w:val="7DA851B9"/>
    <w:rsid w:val="7DC80B0F"/>
    <w:rsid w:val="7DDA8C2E"/>
    <w:rsid w:val="7E07631C"/>
    <w:rsid w:val="7E0ED89A"/>
    <w:rsid w:val="7E177496"/>
    <w:rsid w:val="7E223759"/>
    <w:rsid w:val="7E309957"/>
    <w:rsid w:val="7E37691E"/>
    <w:rsid w:val="7E9F07D7"/>
    <w:rsid w:val="7EB4D1B1"/>
    <w:rsid w:val="7ECFA14A"/>
    <w:rsid w:val="7EDAAD2B"/>
    <w:rsid w:val="7EEAA257"/>
    <w:rsid w:val="7EEBBA5E"/>
    <w:rsid w:val="7EF045AB"/>
    <w:rsid w:val="7F2FDFA0"/>
    <w:rsid w:val="7F4D3E8F"/>
    <w:rsid w:val="7F6672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FEA7F"/>
  <w15:chartTrackingRefBased/>
  <w15:docId w15:val="{2B5ED663-DD99-4CF2-8C78-394BB2AB9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A9"/>
    <w:rPr>
      <w:rFonts w:eastAsiaTheme="majorEastAsia" w:cstheme="majorBidi"/>
      <w:color w:val="272727" w:themeColor="text1" w:themeTint="D8"/>
    </w:rPr>
  </w:style>
  <w:style w:type="paragraph" w:styleId="Title">
    <w:name w:val="Title"/>
    <w:basedOn w:val="Normal"/>
    <w:next w:val="Normal"/>
    <w:link w:val="TitleChar"/>
    <w:uiPriority w:val="10"/>
    <w:qFormat/>
    <w:rsid w:val="00880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A9"/>
    <w:pPr>
      <w:spacing w:before="160"/>
      <w:jc w:val="center"/>
    </w:pPr>
    <w:rPr>
      <w:i/>
      <w:iCs/>
      <w:color w:val="404040" w:themeColor="text1" w:themeTint="BF"/>
    </w:rPr>
  </w:style>
  <w:style w:type="character" w:customStyle="1" w:styleId="QuoteChar">
    <w:name w:val="Quote Char"/>
    <w:basedOn w:val="DefaultParagraphFont"/>
    <w:link w:val="Quote"/>
    <w:uiPriority w:val="29"/>
    <w:rsid w:val="008800A9"/>
    <w:rPr>
      <w:i/>
      <w:iCs/>
      <w:color w:val="404040" w:themeColor="text1" w:themeTint="BF"/>
    </w:rPr>
  </w:style>
  <w:style w:type="paragraph" w:styleId="ListParagraph">
    <w:name w:val="List Paragraph"/>
    <w:basedOn w:val="Normal"/>
    <w:uiPriority w:val="34"/>
    <w:qFormat/>
    <w:rsid w:val="008800A9"/>
    <w:pPr>
      <w:ind w:left="720"/>
      <w:contextualSpacing/>
    </w:pPr>
  </w:style>
  <w:style w:type="character" w:styleId="IntenseEmphasis">
    <w:name w:val="Intense Emphasis"/>
    <w:basedOn w:val="DefaultParagraphFont"/>
    <w:uiPriority w:val="21"/>
    <w:qFormat/>
    <w:rsid w:val="008800A9"/>
    <w:rPr>
      <w:i/>
      <w:iCs/>
      <w:color w:val="0F4761" w:themeColor="accent1" w:themeShade="BF"/>
    </w:rPr>
  </w:style>
  <w:style w:type="paragraph" w:styleId="IntenseQuote">
    <w:name w:val="Intense Quote"/>
    <w:basedOn w:val="Normal"/>
    <w:next w:val="Normal"/>
    <w:link w:val="IntenseQuoteChar"/>
    <w:uiPriority w:val="30"/>
    <w:qFormat/>
    <w:rsid w:val="00880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A9"/>
    <w:rPr>
      <w:i/>
      <w:iCs/>
      <w:color w:val="0F4761" w:themeColor="accent1" w:themeShade="BF"/>
    </w:rPr>
  </w:style>
  <w:style w:type="character" w:styleId="IntenseReference">
    <w:name w:val="Intense Reference"/>
    <w:basedOn w:val="DefaultParagraphFont"/>
    <w:uiPriority w:val="32"/>
    <w:qFormat/>
    <w:rsid w:val="008800A9"/>
    <w:rPr>
      <w:b/>
      <w:bCs/>
      <w:smallCaps/>
      <w:color w:val="0F4761" w:themeColor="accent1" w:themeShade="BF"/>
      <w:spacing w:val="5"/>
    </w:rPr>
  </w:style>
  <w:style w:type="character" w:styleId="Hyperlink">
    <w:name w:val="Hyperlink"/>
    <w:basedOn w:val="DefaultParagraphFont"/>
    <w:uiPriority w:val="99"/>
    <w:unhideWhenUsed/>
    <w:rsid w:val="00464264"/>
    <w:rPr>
      <w:color w:val="467886" w:themeColor="hyperlink"/>
      <w:u w:val="single"/>
    </w:rPr>
  </w:style>
  <w:style w:type="character" w:styleId="UnresolvedMention">
    <w:name w:val="Unresolved Mention"/>
    <w:basedOn w:val="DefaultParagraphFont"/>
    <w:uiPriority w:val="99"/>
    <w:semiHidden/>
    <w:unhideWhenUsed/>
    <w:rsid w:val="00464264"/>
    <w:rPr>
      <w:color w:val="605E5C"/>
      <w:shd w:val="clear" w:color="auto" w:fill="E1DFDD"/>
    </w:rPr>
  </w:style>
  <w:style w:type="character" w:styleId="FollowedHyperlink">
    <w:name w:val="FollowedHyperlink"/>
    <w:basedOn w:val="DefaultParagraphFont"/>
    <w:uiPriority w:val="99"/>
    <w:semiHidden/>
    <w:unhideWhenUsed/>
    <w:rsid w:val="00464264"/>
    <w:rPr>
      <w:color w:val="96607D" w:themeColor="followedHyperlink"/>
      <w:u w:val="single"/>
    </w:rPr>
  </w:style>
  <w:style w:type="paragraph" w:styleId="CommentText">
    <w:name w:val="annotation text"/>
    <w:basedOn w:val="Normal"/>
    <w:link w:val="CommentTextChar"/>
    <w:uiPriority w:val="99"/>
    <w:unhideWhenUsed/>
    <w:rsid w:val="00464264"/>
    <w:pPr>
      <w:spacing w:line="240" w:lineRule="auto"/>
    </w:pPr>
    <w:rPr>
      <w:sz w:val="20"/>
      <w:szCs w:val="20"/>
    </w:rPr>
  </w:style>
  <w:style w:type="character" w:customStyle="1" w:styleId="CommentTextChar">
    <w:name w:val="Comment Text Char"/>
    <w:basedOn w:val="DefaultParagraphFont"/>
    <w:link w:val="CommentText"/>
    <w:uiPriority w:val="99"/>
    <w:rsid w:val="00464264"/>
    <w:rPr>
      <w:sz w:val="20"/>
      <w:szCs w:val="20"/>
    </w:rPr>
  </w:style>
  <w:style w:type="character" w:styleId="CommentReference">
    <w:name w:val="annotation reference"/>
    <w:basedOn w:val="DefaultParagraphFont"/>
    <w:uiPriority w:val="99"/>
    <w:semiHidden/>
    <w:unhideWhenUsed/>
    <w:rsid w:val="00464264"/>
    <w:rPr>
      <w:sz w:val="16"/>
      <w:szCs w:val="16"/>
    </w:rPr>
  </w:style>
  <w:style w:type="paragraph" w:styleId="Revision">
    <w:name w:val="Revision"/>
    <w:hidden/>
    <w:uiPriority w:val="99"/>
    <w:semiHidden/>
    <w:rsid w:val="00464264"/>
    <w:pPr>
      <w:spacing w:after="0" w:line="240" w:lineRule="auto"/>
    </w:pPr>
  </w:style>
  <w:style w:type="paragraph" w:styleId="CommentSubject">
    <w:name w:val="annotation subject"/>
    <w:basedOn w:val="CommentText"/>
    <w:next w:val="CommentText"/>
    <w:link w:val="CommentSubjectChar"/>
    <w:uiPriority w:val="99"/>
    <w:semiHidden/>
    <w:unhideWhenUsed/>
    <w:rsid w:val="00464264"/>
    <w:rPr>
      <w:b/>
      <w:bCs/>
    </w:rPr>
  </w:style>
  <w:style w:type="character" w:customStyle="1" w:styleId="CommentSubjectChar">
    <w:name w:val="Comment Subject Char"/>
    <w:basedOn w:val="CommentTextChar"/>
    <w:link w:val="CommentSubject"/>
    <w:uiPriority w:val="99"/>
    <w:semiHidden/>
    <w:rsid w:val="00464264"/>
    <w:rPr>
      <w:b/>
      <w:bCs/>
      <w:sz w:val="20"/>
      <w:szCs w:val="20"/>
    </w:rPr>
  </w:style>
  <w:style w:type="paragraph" w:styleId="Header">
    <w:name w:val="header"/>
    <w:basedOn w:val="Normal"/>
    <w:link w:val="HeaderChar"/>
    <w:uiPriority w:val="99"/>
    <w:unhideWhenUsed/>
    <w:rsid w:val="00B63B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B87"/>
  </w:style>
  <w:style w:type="paragraph" w:styleId="Footer">
    <w:name w:val="footer"/>
    <w:basedOn w:val="Normal"/>
    <w:link w:val="FooterChar"/>
    <w:uiPriority w:val="99"/>
    <w:unhideWhenUsed/>
    <w:rsid w:val="00B6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18119">
      <w:bodyDiv w:val="1"/>
      <w:marLeft w:val="0"/>
      <w:marRight w:val="0"/>
      <w:marTop w:val="0"/>
      <w:marBottom w:val="0"/>
      <w:divBdr>
        <w:top w:val="none" w:sz="0" w:space="0" w:color="auto"/>
        <w:left w:val="none" w:sz="0" w:space="0" w:color="auto"/>
        <w:bottom w:val="none" w:sz="0" w:space="0" w:color="auto"/>
        <w:right w:val="none" w:sz="0" w:space="0" w:color="auto"/>
      </w:divBdr>
    </w:div>
    <w:div w:id="363530108">
      <w:bodyDiv w:val="1"/>
      <w:marLeft w:val="0"/>
      <w:marRight w:val="0"/>
      <w:marTop w:val="0"/>
      <w:marBottom w:val="0"/>
      <w:divBdr>
        <w:top w:val="none" w:sz="0" w:space="0" w:color="auto"/>
        <w:left w:val="none" w:sz="0" w:space="0" w:color="auto"/>
        <w:bottom w:val="none" w:sz="0" w:space="0" w:color="auto"/>
        <w:right w:val="none" w:sz="0" w:space="0" w:color="auto"/>
      </w:divBdr>
    </w:div>
    <w:div w:id="1035932833">
      <w:bodyDiv w:val="1"/>
      <w:marLeft w:val="0"/>
      <w:marRight w:val="0"/>
      <w:marTop w:val="0"/>
      <w:marBottom w:val="0"/>
      <w:divBdr>
        <w:top w:val="none" w:sz="0" w:space="0" w:color="auto"/>
        <w:left w:val="none" w:sz="0" w:space="0" w:color="auto"/>
        <w:bottom w:val="none" w:sz="0" w:space="0" w:color="auto"/>
        <w:right w:val="none" w:sz="0" w:space="0" w:color="auto"/>
      </w:divBdr>
    </w:div>
    <w:div w:id="1104379899">
      <w:bodyDiv w:val="1"/>
      <w:marLeft w:val="0"/>
      <w:marRight w:val="0"/>
      <w:marTop w:val="0"/>
      <w:marBottom w:val="0"/>
      <w:divBdr>
        <w:top w:val="none" w:sz="0" w:space="0" w:color="auto"/>
        <w:left w:val="none" w:sz="0" w:space="0" w:color="auto"/>
        <w:bottom w:val="none" w:sz="0" w:space="0" w:color="auto"/>
        <w:right w:val="none" w:sz="0" w:space="0" w:color="auto"/>
      </w:divBdr>
    </w:div>
    <w:div w:id="1385833523">
      <w:bodyDiv w:val="1"/>
      <w:marLeft w:val="0"/>
      <w:marRight w:val="0"/>
      <w:marTop w:val="0"/>
      <w:marBottom w:val="0"/>
      <w:divBdr>
        <w:top w:val="none" w:sz="0" w:space="0" w:color="auto"/>
        <w:left w:val="none" w:sz="0" w:space="0" w:color="auto"/>
        <w:bottom w:val="none" w:sz="0" w:space="0" w:color="auto"/>
        <w:right w:val="none" w:sz="0" w:space="0" w:color="auto"/>
      </w:divBdr>
    </w:div>
    <w:div w:id="149533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finitivehc.com/blog/trends-value-based-care"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nhlbi.nih.gov/news/2023/study-reveals-wearable-device-trends-among-us-ad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F847C-B852-431A-9961-D04CC2962007}">
  <ds:schemaRefs>
    <ds:schemaRef ds:uri="http://schemas.openxmlformats.org/officeDocument/2006/bibliography"/>
  </ds:schemaRefs>
</ds:datastoreItem>
</file>

<file path=docMetadata/LabelInfo.xml><?xml version="1.0" encoding="utf-8"?>
<clbl:labelList xmlns:clbl="http://schemas.microsoft.com/office/2020/mipLabelMetadata">
  <clbl:label id="{a933ff6e-59f5-447a-9deb-9106d8231f33}" enabled="0" method="" siteId="{a933ff6e-59f5-447a-9deb-9106d8231f33}" removed="1"/>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4054</Words>
  <Characters>23110</Characters>
  <Application>Microsoft Office Word</Application>
  <DocSecurity>0</DocSecurity>
  <Lines>192</Lines>
  <Paragraphs>54</Paragraphs>
  <ScaleCrop>false</ScaleCrop>
  <Company/>
  <LinksUpToDate>false</LinksUpToDate>
  <CharactersWithSpaces>27110</CharactersWithSpaces>
  <SharedDoc>false</SharedDoc>
  <HLinks>
    <vt:vector size="12" baseType="variant">
      <vt:variant>
        <vt:i4>2228256</vt:i4>
      </vt:variant>
      <vt:variant>
        <vt:i4>3</vt:i4>
      </vt:variant>
      <vt:variant>
        <vt:i4>0</vt:i4>
      </vt:variant>
      <vt:variant>
        <vt:i4>5</vt:i4>
      </vt:variant>
      <vt:variant>
        <vt:lpwstr>https://www.nhlbi.nih.gov/news/2023/study-reveals-wearable-device-trends-among-us-adults</vt:lpwstr>
      </vt:variant>
      <vt:variant>
        <vt:lpwstr>:~:text=Almost%20one%20in%20three%20Americans,published%20in%20JAMA%20Network%20Open%20</vt:lpwstr>
      </vt:variant>
      <vt:variant>
        <vt:i4>1703946</vt:i4>
      </vt:variant>
      <vt:variant>
        <vt:i4>0</vt:i4>
      </vt:variant>
      <vt:variant>
        <vt:i4>0</vt:i4>
      </vt:variant>
      <vt:variant>
        <vt:i4>5</vt:i4>
      </vt:variant>
      <vt:variant>
        <vt:lpwstr>https://www.definitivehc.com/blog/trends-value-based-care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Karly Rowe</dc:creator>
  <cp:keywords/>
  <dc:description/>
  <cp:lastModifiedBy>Cara Steinhoff</cp:lastModifiedBy>
  <cp:revision>2</cp:revision>
  <dcterms:created xsi:type="dcterms:W3CDTF">2025-06-16T22:22:00Z</dcterms:created>
  <dcterms:modified xsi:type="dcterms:W3CDTF">2025-06-16T22:22:00Z</dcterms:modified>
</cp:coreProperties>
</file>