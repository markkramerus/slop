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FD5DA" w14:textId="07720D57" w:rsidR="00E9302D" w:rsidRDefault="001E3A4A" w:rsidP="005070DE">
      <w:r>
        <w:t>As a union of 1.8 million members working in education, healthcare</w:t>
      </w:r>
      <w:del w:id="0" w:author="Laura Baker, Communications" w:date="2026-02-23T16:20:00Z" w16du:dateUtc="2026-02-23T21:20:00Z">
        <w:r w:rsidDel="00240BED">
          <w:delText>,</w:delText>
        </w:r>
      </w:del>
      <w:r>
        <w:t xml:space="preserve"> and public service</w:t>
      </w:r>
      <w:ins w:id="1" w:author="Laura Baker, Communications" w:date="2026-02-23T16:20:00Z" w16du:dateUtc="2026-02-23T21:20:00Z">
        <w:r w:rsidR="00240BED">
          <w:t>s</w:t>
        </w:r>
      </w:ins>
      <w:r w:rsidR="005F56EF">
        <w:t xml:space="preserve">, </w:t>
      </w:r>
      <w:ins w:id="2" w:author="Laura Baker, Communications" w:date="2026-02-23T16:20:00Z" w16du:dateUtc="2026-02-23T21:20:00Z">
        <w:r w:rsidR="00240BED">
          <w:t>th</w:t>
        </w:r>
      </w:ins>
      <w:ins w:id="3" w:author="Laura Baker, Communications" w:date="2026-02-23T16:21:00Z" w16du:dateUtc="2026-02-23T21:21:00Z">
        <w:r w:rsidR="00240BED">
          <w:t xml:space="preserve">e </w:t>
        </w:r>
      </w:ins>
      <w:r w:rsidR="005F56EF">
        <w:t>AFT</w:t>
      </w:r>
      <w:r w:rsidR="00353552">
        <w:t xml:space="preserve"> is deeply </w:t>
      </w:r>
      <w:ins w:id="4" w:author="Laura Baker, Communications" w:date="2026-02-23T16:21:00Z" w16du:dateUtc="2026-02-23T21:21:00Z">
        <w:r w:rsidR="00BF3F8D">
          <w:t>committed to</w:t>
        </w:r>
      </w:ins>
      <w:ins w:id="5" w:author="Laura Baker, Communications" w:date="2026-02-23T16:22:00Z" w16du:dateUtc="2026-02-23T21:22:00Z">
        <w:r w:rsidR="003A10C9">
          <w:t xml:space="preserve"> </w:t>
        </w:r>
      </w:ins>
      <w:del w:id="6" w:author="Laura Baker, Communications" w:date="2026-02-23T16:21:00Z" w16du:dateUtc="2026-02-23T21:21:00Z">
        <w:r w:rsidR="00353552" w:rsidDel="00BF3F8D">
          <w:delText>invested i</w:delText>
        </w:r>
        <w:r w:rsidR="009A39AC" w:rsidDel="00BF3F8D">
          <w:delText xml:space="preserve">n finding </w:delText>
        </w:r>
        <w:r w:rsidR="005D1AA1" w:rsidDel="00BF3F8D">
          <w:delText xml:space="preserve">the balance of </w:delText>
        </w:r>
      </w:del>
      <w:r w:rsidR="00EE1FB8">
        <w:t xml:space="preserve">investing in </w:t>
      </w:r>
      <w:r w:rsidR="00144513">
        <w:t xml:space="preserve">innovations to improve care while </w:t>
      </w:r>
      <w:ins w:id="7" w:author="Laura Baker, Communications" w:date="2026-02-23T16:23:00Z" w16du:dateUtc="2026-02-23T21:23:00Z">
        <w:r w:rsidR="00FF680E">
          <w:t xml:space="preserve">also </w:t>
        </w:r>
      </w:ins>
      <w:r w:rsidR="00144513">
        <w:t>protecting patient safety</w:t>
      </w:r>
      <w:r w:rsidR="00680D2D">
        <w:t xml:space="preserve"> and the clinical judg</w:t>
      </w:r>
      <w:del w:id="8" w:author="Laura Baker, Communications" w:date="2026-02-23T16:23:00Z" w16du:dateUtc="2026-02-23T21:23:00Z">
        <w:r w:rsidR="00680D2D" w:rsidDel="00FF680E">
          <w:delText>e</w:delText>
        </w:r>
      </w:del>
      <w:r w:rsidR="00680D2D">
        <w:t>ment of health professionals</w:t>
      </w:r>
      <w:r w:rsidR="00952BA2">
        <w:t>. Our union has not taken a stance broadly against artificial intelligence</w:t>
      </w:r>
      <w:ins w:id="9" w:author="Laura Baker, Communications" w:date="2026-02-23T16:24:00Z" w16du:dateUtc="2026-02-23T21:24:00Z">
        <w:r w:rsidR="00B245EB">
          <w:t>;</w:t>
        </w:r>
      </w:ins>
      <w:del w:id="10" w:author="Laura Baker, Communications" w:date="2026-02-23T16:24:00Z" w16du:dateUtc="2026-02-23T21:24:00Z">
        <w:r w:rsidR="00952BA2" w:rsidDel="00B245EB">
          <w:delText>,</w:delText>
        </w:r>
      </w:del>
      <w:r w:rsidR="00952BA2">
        <w:t xml:space="preserve"> </w:t>
      </w:r>
      <w:del w:id="11" w:author="Laura Baker, Communications" w:date="2026-02-23T16:24:00Z" w16du:dateUtc="2026-02-23T21:24:00Z">
        <w:r w:rsidR="00952BA2" w:rsidDel="00B245EB">
          <w:delText xml:space="preserve">but </w:delText>
        </w:r>
      </w:del>
      <w:r w:rsidR="00952BA2">
        <w:t>rather</w:t>
      </w:r>
      <w:ins w:id="12" w:author="Laura Baker, Communications" w:date="2026-02-23T16:24:00Z" w16du:dateUtc="2026-02-23T21:24:00Z">
        <w:r w:rsidR="00B245EB">
          <w:t>,</w:t>
        </w:r>
      </w:ins>
      <w:r w:rsidR="00952BA2">
        <w:t xml:space="preserve"> </w:t>
      </w:r>
      <w:r w:rsidR="008A3BB1">
        <w:t xml:space="preserve">we have embraced the opportunity of new </w:t>
      </w:r>
      <w:r w:rsidR="00EC4F07">
        <w:t>technologies and</w:t>
      </w:r>
      <w:r w:rsidR="008A3BB1">
        <w:t xml:space="preserve"> </w:t>
      </w:r>
      <w:r w:rsidR="00952BA2">
        <w:t xml:space="preserve">advocated for </w:t>
      </w:r>
      <w:r w:rsidR="00A3100A">
        <w:t xml:space="preserve">meaningful </w:t>
      </w:r>
      <w:r w:rsidR="00952BA2">
        <w:t xml:space="preserve">guardrails that </w:t>
      </w:r>
      <w:r w:rsidR="007E4AF8">
        <w:t xml:space="preserve">ensure </w:t>
      </w:r>
      <w:r w:rsidR="00A3100A">
        <w:t>AI and other data-driven technologies are safe, effective, therapeutic</w:t>
      </w:r>
      <w:del w:id="13" w:author="Laura Baker, Communications" w:date="2026-02-23T16:24:00Z" w16du:dateUtc="2026-02-23T21:24:00Z">
        <w:r w:rsidR="00A3100A" w:rsidDel="006B6380">
          <w:delText>,</w:delText>
        </w:r>
      </w:del>
      <w:r w:rsidR="00A3100A">
        <w:t xml:space="preserve"> tools in all clinical environments.</w:t>
      </w:r>
      <w:del w:id="14" w:author="Laura Baker, Communications" w:date="2026-02-23T16:51:00Z" w16du:dateUtc="2026-02-23T21:51:00Z">
        <w:r w:rsidR="00A3100A" w:rsidDel="003D6961">
          <w:delText xml:space="preserve">  </w:delText>
        </w:r>
      </w:del>
      <w:ins w:id="15" w:author="Laura Baker, Communications" w:date="2026-02-23T16:51:00Z" w16du:dateUtc="2026-02-23T21:51:00Z">
        <w:r w:rsidR="003D6961">
          <w:t xml:space="preserve"> </w:t>
        </w:r>
      </w:ins>
    </w:p>
    <w:p w14:paraId="3625E726" w14:textId="7538E6C1" w:rsidR="00701973" w:rsidRDefault="007217EB" w:rsidP="005070DE">
      <w:r>
        <w:t xml:space="preserve">We offer these comments in response to </w:t>
      </w:r>
      <w:r w:rsidR="005D72EC">
        <w:t>the Department of Health and Human Services Request for Information to “Harness Artificial Intelligence to Deflate Health Care Costs</w:t>
      </w:r>
      <w:r>
        <w:t xml:space="preserve">” to </w:t>
      </w:r>
      <w:r w:rsidR="006D3982">
        <w:t xml:space="preserve">highlight the perspective of the more than 250,000 health professionals we represent and the patients and communities they serve. </w:t>
      </w:r>
      <w:r w:rsidR="00701973">
        <w:t xml:space="preserve">Specifically, we are responding to questions </w:t>
      </w:r>
      <w:del w:id="16" w:author="Laura Baker, Communications" w:date="2026-02-23T16:25:00Z" w16du:dateUtc="2026-02-23T21:25:00Z">
        <w:r w:rsidR="000856B7" w:rsidDel="00071B16">
          <w:delText xml:space="preserve">number </w:delText>
        </w:r>
      </w:del>
      <w:r w:rsidR="00E9208F">
        <w:t xml:space="preserve">six and nine. </w:t>
      </w:r>
    </w:p>
    <w:p w14:paraId="6D3B8923" w14:textId="057F34EE" w:rsidR="005070DE" w:rsidRPr="005070DE" w:rsidRDefault="00E9208F" w:rsidP="005070DE">
      <w:r w:rsidRPr="00E9208F">
        <w:rPr>
          <w:b/>
          <w:bCs/>
        </w:rPr>
        <w:t>In response to Question 6:</w:t>
      </w:r>
      <w:r>
        <w:t xml:space="preserve"> </w:t>
      </w:r>
      <w:r w:rsidR="005070DE" w:rsidRPr="00E9208F">
        <w:rPr>
          <w:i/>
          <w:iCs/>
        </w:rPr>
        <w:t>Where have AI tools deployed in clinical care met or exceeded performance and cost expectations</w:t>
      </w:r>
      <w:ins w:id="17" w:author="Laura Baker, Communications" w:date="2026-02-23T16:26:00Z" w16du:dateUtc="2026-02-23T21:26:00Z">
        <w:r w:rsidR="00071B16">
          <w:rPr>
            <w:i/>
            <w:iCs/>
          </w:rPr>
          <w:t>,</w:t>
        </w:r>
      </w:ins>
      <w:r w:rsidR="005070DE" w:rsidRPr="00E9208F">
        <w:rPr>
          <w:i/>
          <w:iCs/>
        </w:rPr>
        <w:t xml:space="preserve"> and where have they fallen short? What kinds of novel AI tools would have the greatest potential to improve health</w:t>
      </w:r>
      <w:del w:id="18" w:author="Laura Baker, Communications" w:date="2026-02-23T16:26:00Z" w16du:dateUtc="2026-02-23T21:26:00Z">
        <w:r w:rsidR="005070DE" w:rsidRPr="00E9208F" w:rsidDel="00071B16">
          <w:rPr>
            <w:i/>
            <w:iCs/>
          </w:rPr>
          <w:delText xml:space="preserve"> </w:delText>
        </w:r>
      </w:del>
      <w:r w:rsidR="005070DE" w:rsidRPr="00E9208F">
        <w:rPr>
          <w:i/>
          <w:iCs/>
        </w:rPr>
        <w:t>care outcomes, give new insights on quality, and help reduce costs?</w:t>
      </w:r>
      <w:r w:rsidR="005070DE" w:rsidRPr="005070DE">
        <w:rPr>
          <w:b/>
          <w:bCs/>
          <w:i/>
          <w:iCs/>
        </w:rPr>
        <w:t> </w:t>
      </w:r>
    </w:p>
    <w:p w14:paraId="1002D882" w14:textId="664D2570" w:rsidR="005070DE" w:rsidRPr="005070DE" w:rsidRDefault="005070DE" w:rsidP="005070DE">
      <w:r w:rsidRPr="005070DE">
        <w:t xml:space="preserve">AI use in healthcare is not just a technical innovation, it is </w:t>
      </w:r>
      <w:ins w:id="19" w:author="Laura Baker, Communications" w:date="2026-02-23T16:26:00Z" w16du:dateUtc="2026-02-23T21:26:00Z">
        <w:r w:rsidR="00071B16">
          <w:t>also</w:t>
        </w:r>
        <w:r w:rsidR="00757F51">
          <w:t xml:space="preserve"> </w:t>
        </w:r>
      </w:ins>
      <w:r w:rsidRPr="005070DE">
        <w:t>a political, ethical</w:t>
      </w:r>
      <w:del w:id="20" w:author="Laura Baker, Communications" w:date="2026-02-23T16:26:00Z" w16du:dateUtc="2026-02-23T21:26:00Z">
        <w:r w:rsidRPr="005070DE" w:rsidDel="00071B16">
          <w:delText>,</w:delText>
        </w:r>
      </w:del>
      <w:r w:rsidRPr="005070DE">
        <w:t xml:space="preserve"> and labor issue. Potential benefits to patients, communities</w:t>
      </w:r>
      <w:del w:id="21" w:author="Laura Baker, Communications" w:date="2026-02-23T16:26:00Z" w16du:dateUtc="2026-02-23T21:26:00Z">
        <w:r w:rsidRPr="005070DE" w:rsidDel="00757F51">
          <w:delText>,</w:delText>
        </w:r>
      </w:del>
      <w:r w:rsidRPr="005070DE">
        <w:t xml:space="preserve"> and healthcare workers depend on transparency, regulation, and worker</w:t>
      </w:r>
      <w:r w:rsidR="009510F3">
        <w:t>s</w:t>
      </w:r>
      <w:ins w:id="22" w:author="Laura Baker, Communications" w:date="2026-02-23T16:26:00Z" w16du:dateUtc="2026-02-23T21:26:00Z">
        <w:r w:rsidR="00757F51">
          <w:t>’</w:t>
        </w:r>
      </w:ins>
      <w:r w:rsidR="009510F3">
        <w:t xml:space="preserve"> rights</w:t>
      </w:r>
      <w:r w:rsidRPr="005070DE">
        <w:t xml:space="preserve"> to ensure that AI </w:t>
      </w:r>
      <w:r w:rsidR="009510F3">
        <w:t xml:space="preserve">enhances </w:t>
      </w:r>
      <w:r w:rsidRPr="005070DE">
        <w:t xml:space="preserve">, </w:t>
      </w:r>
      <w:r w:rsidRPr="005070DE">
        <w:rPr>
          <w:i/>
          <w:iCs/>
        </w:rPr>
        <w:t>not replaces</w:t>
      </w:r>
      <w:r w:rsidRPr="005070DE">
        <w:t>, the human foundations of care. </w:t>
      </w:r>
    </w:p>
    <w:p w14:paraId="5AB37BBB" w14:textId="76CAF2D6" w:rsidR="00C40BF7" w:rsidRDefault="005070DE" w:rsidP="005070DE">
      <w:r w:rsidRPr="005070DE">
        <w:t>Where AI tools have met or exceeded expectations, success has come from narrow, task-specific applications.</w:t>
      </w:r>
      <w:del w:id="23" w:author="Laura Baker, Communications" w:date="2026-02-23T16:27:00Z" w16du:dateUtc="2026-02-23T21:27:00Z">
        <w:r w:rsidRPr="005070DE" w:rsidDel="00757F51">
          <w:delText> </w:delText>
        </w:r>
      </w:del>
      <w:del w:id="24" w:author="Laura Baker, Communications" w:date="2026-02-23T16:51:00Z" w16du:dateUtc="2026-02-23T21:51:00Z">
        <w:r w:rsidRPr="005070DE" w:rsidDel="003D6961">
          <w:delText xml:space="preserve"> </w:delText>
        </w:r>
      </w:del>
      <w:ins w:id="25" w:author="Laura Baker, Communications" w:date="2026-02-23T16:51:00Z" w16du:dateUtc="2026-02-23T21:51:00Z">
        <w:r w:rsidR="003D6961">
          <w:t xml:space="preserve"> </w:t>
        </w:r>
      </w:ins>
      <w:r w:rsidRPr="005070DE">
        <w:t>These tools perform best when they are well-</w:t>
      </w:r>
      <w:commentRangeStart w:id="26"/>
      <w:r w:rsidRPr="005070DE">
        <w:t>trained</w:t>
      </w:r>
      <w:commentRangeEnd w:id="26"/>
      <w:r w:rsidR="007C3F7C" w:rsidRPr="005070DE">
        <w:rPr>
          <w:rStyle w:val="CommentReference"/>
          <w:sz w:val="24"/>
          <w:szCs w:val="24"/>
        </w:rPr>
        <w:commentReference w:id="26"/>
      </w:r>
      <w:r w:rsidRPr="005070DE">
        <w:t>, transparently evaluated, and used under the supervision of qualified healthcare workers who have the autonomy to exercise clinical judg</w:t>
      </w:r>
      <w:del w:id="27" w:author="Laura Baker, Communications" w:date="2026-02-23T16:27:00Z" w16du:dateUtc="2026-02-23T21:27:00Z">
        <w:r w:rsidRPr="005070DE" w:rsidDel="00EE6E8C">
          <w:delText>e</w:delText>
        </w:r>
      </w:del>
      <w:r w:rsidRPr="005070DE">
        <w:t xml:space="preserve">ment. In these settings, AI may be able to reduce administrative burden and support clinical decision-making without compromising </w:t>
      </w:r>
      <w:ins w:id="28" w:author="Laura Baker, Communications" w:date="2026-02-23T16:28:00Z" w16du:dateUtc="2026-02-23T21:28:00Z">
        <w:r w:rsidR="002D1E47">
          <w:t xml:space="preserve">the quality of </w:t>
        </w:r>
      </w:ins>
      <w:r w:rsidRPr="005070DE">
        <w:t>care</w:t>
      </w:r>
      <w:del w:id="29" w:author="Laura Baker, Communications" w:date="2026-02-23T16:28:00Z" w16du:dateUtc="2026-02-23T21:28:00Z">
        <w:r w:rsidRPr="005070DE" w:rsidDel="002D1E47">
          <w:delText xml:space="preserve"> quality</w:delText>
        </w:r>
      </w:del>
      <w:r w:rsidRPr="005070DE">
        <w:t>, but only if health professionals are involved in every ste</w:t>
      </w:r>
      <w:r w:rsidR="00A3100A">
        <w:t>p of the process from decision to implementation, and evaluation.</w:t>
      </w:r>
      <w:del w:id="30" w:author="Laura Baker, Communications" w:date="2026-02-23T16:51:00Z" w16du:dateUtc="2026-02-23T21:51:00Z">
        <w:r w:rsidR="00A3100A" w:rsidDel="003D6961">
          <w:delText xml:space="preserve">  </w:delText>
        </w:r>
      </w:del>
      <w:ins w:id="31" w:author="Laura Baker, Communications" w:date="2026-02-23T16:51:00Z" w16du:dateUtc="2026-02-23T21:51:00Z">
        <w:r w:rsidR="003D6961">
          <w:t xml:space="preserve"> </w:t>
        </w:r>
      </w:ins>
    </w:p>
    <w:p w14:paraId="5D7A430D" w14:textId="0D3A3C88" w:rsidR="00322247" w:rsidRPr="005070DE" w:rsidRDefault="005070DE" w:rsidP="005070DE">
      <w:r w:rsidRPr="005070DE">
        <w:t xml:space="preserve">AI tools </w:t>
      </w:r>
      <w:r w:rsidR="00C1092C">
        <w:t xml:space="preserve">and other data-driven technologies have the potential to pose life-threatening risk to patients when deployed in </w:t>
      </w:r>
      <w:r w:rsidR="00D36998">
        <w:t xml:space="preserve">this </w:t>
      </w:r>
      <w:r w:rsidR="00C1092C">
        <w:t>high-risk setting without evidence that demonstrates both safe</w:t>
      </w:r>
      <w:r w:rsidR="009510F3">
        <w:t>ty</w:t>
      </w:r>
      <w:r w:rsidR="00C1092C">
        <w:t xml:space="preserve"> and effective</w:t>
      </w:r>
      <w:r w:rsidR="009510F3">
        <w:t>ness</w:t>
      </w:r>
      <w:r w:rsidR="00C1092C">
        <w:t xml:space="preserve"> prior to deployment</w:t>
      </w:r>
      <w:ins w:id="32" w:author="Laura Baker, Communications" w:date="2026-02-23T16:30:00Z" w16du:dateUtc="2026-02-23T21:30:00Z">
        <w:r w:rsidR="00220676">
          <w:t>.</w:t>
        </w:r>
      </w:ins>
      <w:del w:id="33" w:author="Laura Baker, Communications" w:date="2026-02-23T16:30:00Z" w16du:dateUtc="2026-02-23T21:30:00Z">
        <w:r w:rsidR="00C1092C" w:rsidDel="00220676">
          <w:delText xml:space="preserve">,  </w:delText>
        </w:r>
      </w:del>
      <w:ins w:id="34" w:author="Laura Baker, Communications" w:date="2026-02-23T16:51:00Z" w16du:dateUtc="2026-02-23T21:51:00Z">
        <w:r w:rsidR="003D6961">
          <w:t xml:space="preserve"> </w:t>
        </w:r>
      </w:ins>
      <w:r w:rsidRPr="005070DE">
        <w:t xml:space="preserve"> </w:t>
      </w:r>
      <w:r w:rsidR="009510F3">
        <w:t xml:space="preserve">Further, </w:t>
      </w:r>
      <w:r w:rsidRPr="005070DE">
        <w:t>without meaningful engagement from healthcare workers</w:t>
      </w:r>
      <w:r w:rsidR="00A70347">
        <w:t xml:space="preserve"> or when th</w:t>
      </w:r>
      <w:ins w:id="35" w:author="Laura Baker, Communications" w:date="2026-02-23T16:31:00Z" w16du:dateUtc="2026-02-23T21:31:00Z">
        <w:r w:rsidR="003339DC">
          <w:t>e</w:t>
        </w:r>
      </w:ins>
      <w:del w:id="36" w:author="Laura Baker, Communications" w:date="2026-02-23T16:31:00Z" w16du:dateUtc="2026-02-23T21:31:00Z">
        <w:r w:rsidR="00A70347" w:rsidDel="003339DC">
          <w:delText>eir</w:delText>
        </w:r>
      </w:del>
      <w:r w:rsidR="00A70347">
        <w:t xml:space="preserve"> purpose </w:t>
      </w:r>
      <w:ins w:id="37" w:author="Laura Baker, Communications" w:date="2026-02-23T16:31:00Z" w16du:dateUtc="2026-02-23T21:31:00Z">
        <w:r w:rsidR="003339DC">
          <w:t xml:space="preserve">of these tools </w:t>
        </w:r>
      </w:ins>
      <w:r w:rsidR="00A70347">
        <w:t xml:space="preserve">is to </w:t>
      </w:r>
      <w:r w:rsidR="00A3100A">
        <w:t>facilitate deskilling, speed-up</w:t>
      </w:r>
      <w:ins w:id="38" w:author="Laura Baker, Communications" w:date="2026-02-23T16:32:00Z" w16du:dateUtc="2026-02-23T21:32:00Z">
        <w:r w:rsidR="003339DC">
          <w:t xml:space="preserve"> activities</w:t>
        </w:r>
      </w:ins>
      <w:r w:rsidR="00A3100A">
        <w:t>, automate</w:t>
      </w:r>
      <w:del w:id="39" w:author="Laura Baker, Communications" w:date="2026-02-23T16:32:00Z" w16du:dateUtc="2026-02-23T21:32:00Z">
        <w:r w:rsidR="00A3100A" w:rsidDel="003339DC">
          <w:delText>d</w:delText>
        </w:r>
      </w:del>
      <w:r w:rsidR="00A3100A">
        <w:t xml:space="preserve"> management</w:t>
      </w:r>
      <w:r w:rsidR="00D36998">
        <w:t>,</w:t>
      </w:r>
      <w:r w:rsidR="00A3100A">
        <w:t xml:space="preserve"> and </w:t>
      </w:r>
      <w:ins w:id="40" w:author="Laura Baker, Communications" w:date="2026-02-23T16:32:00Z" w16du:dateUtc="2026-02-23T21:32:00Z">
        <w:r w:rsidR="003339DC">
          <w:t xml:space="preserve">surveil </w:t>
        </w:r>
      </w:ins>
      <w:r w:rsidR="00A3100A">
        <w:t>worker</w:t>
      </w:r>
      <w:ins w:id="41" w:author="Laura Baker, Communications" w:date="2026-02-23T16:32:00Z" w16du:dateUtc="2026-02-23T21:32:00Z">
        <w:r w:rsidR="003339DC">
          <w:t>s</w:t>
        </w:r>
      </w:ins>
      <w:del w:id="42" w:author="Laura Baker, Communications" w:date="2026-02-23T16:32:00Z" w16du:dateUtc="2026-02-23T21:32:00Z">
        <w:r w:rsidR="00A3100A" w:rsidDel="003339DC">
          <w:delText xml:space="preserve"> surveillance</w:delText>
        </w:r>
      </w:del>
      <w:ins w:id="43" w:author="Laura Baker, Communications" w:date="2026-02-23T16:31:00Z" w16du:dateUtc="2026-02-23T21:31:00Z">
        <w:r w:rsidR="003339DC">
          <w:t>,</w:t>
        </w:r>
      </w:ins>
      <w:r w:rsidR="00D36998">
        <w:t xml:space="preserve"> AI has an increased likelihood of adverse impacts on patient care.</w:t>
      </w:r>
      <w:del w:id="44" w:author="Laura Baker, Communications" w:date="2026-02-23T16:51:00Z" w16du:dateUtc="2026-02-23T21:51:00Z">
        <w:r w:rsidR="00D36998" w:rsidDel="003D6961">
          <w:delText xml:space="preserve"> </w:delText>
        </w:r>
        <w:r w:rsidR="00A3100A" w:rsidDel="003D6961">
          <w:delText xml:space="preserve"> </w:delText>
        </w:r>
      </w:del>
      <w:ins w:id="45" w:author="Laura Baker, Communications" w:date="2026-02-23T16:51:00Z" w16du:dateUtc="2026-02-23T21:51:00Z">
        <w:r w:rsidR="003D6961">
          <w:t xml:space="preserve"> </w:t>
        </w:r>
      </w:ins>
      <w:del w:id="46" w:author="Laura Baker, Communications" w:date="2026-02-23T16:33:00Z" w16du:dateUtc="2026-02-23T21:33:00Z">
        <w:r w:rsidR="00A3100A" w:rsidDel="005E40D0">
          <w:delText xml:space="preserve"> </w:delText>
        </w:r>
      </w:del>
      <w:r w:rsidR="00AD0BCA">
        <w:t xml:space="preserve">It is essential that workers </w:t>
      </w:r>
      <w:r w:rsidR="00A3100A">
        <w:t xml:space="preserve">have the protected right to bargain over the decision to implement any technology </w:t>
      </w:r>
      <w:r w:rsidR="00C1092C">
        <w:t>that impacts</w:t>
      </w:r>
      <w:r w:rsidR="00A3100A">
        <w:t xml:space="preserve"> patient care, working conditions</w:t>
      </w:r>
      <w:del w:id="47" w:author="Laura Baker, Communications" w:date="2026-02-23T16:33:00Z" w16du:dateUtc="2026-02-23T21:33:00Z">
        <w:r w:rsidR="00A3100A" w:rsidDel="005E40D0">
          <w:delText>,</w:delText>
        </w:r>
      </w:del>
      <w:r w:rsidR="00A3100A">
        <w:t xml:space="preserve"> and the delivery of patient care</w:t>
      </w:r>
      <w:r w:rsidR="00C1092C">
        <w:t>.</w:t>
      </w:r>
      <w:r w:rsidR="00EF6FA9">
        <w:t xml:space="preserve"> H</w:t>
      </w:r>
      <w:r w:rsidR="00A3100A">
        <w:t>ealt</w:t>
      </w:r>
      <w:r w:rsidR="00EF6FA9">
        <w:t>hc</w:t>
      </w:r>
      <w:r w:rsidR="00A3100A">
        <w:t xml:space="preserve">are </w:t>
      </w:r>
      <w:r w:rsidR="00A3100A">
        <w:lastRenderedPageBreak/>
        <w:t xml:space="preserve">technologies </w:t>
      </w:r>
      <w:r w:rsidR="00C1092C">
        <w:t xml:space="preserve">that </w:t>
      </w:r>
      <w:r w:rsidR="00A3100A">
        <w:t xml:space="preserve">are </w:t>
      </w:r>
      <w:r w:rsidRPr="005070DE">
        <w:t>deployed primarily</w:t>
      </w:r>
      <w:r w:rsidR="009510F3">
        <w:t xml:space="preserve"> to facilitate</w:t>
      </w:r>
      <w:del w:id="48" w:author="Laura Baker, Communications" w:date="2026-02-23T16:51:00Z" w16du:dateUtc="2026-02-23T21:51:00Z">
        <w:r w:rsidR="009510F3" w:rsidDel="003D6961">
          <w:delText xml:space="preserve"> </w:delText>
        </w:r>
        <w:r w:rsidRPr="005070DE" w:rsidDel="003D6961">
          <w:delText xml:space="preserve"> </w:delText>
        </w:r>
      </w:del>
      <w:ins w:id="49" w:author="Laura Baker, Communications" w:date="2026-02-23T16:51:00Z" w16du:dateUtc="2026-02-23T21:51:00Z">
        <w:r w:rsidR="003D6961">
          <w:t xml:space="preserve"> </w:t>
        </w:r>
      </w:ins>
      <w:r w:rsidRPr="005070DE">
        <w:t>cost-</w:t>
      </w:r>
      <w:r w:rsidR="00EF6FA9" w:rsidRPr="005070DE">
        <w:t>cutting measures</w:t>
      </w:r>
      <w:r w:rsidRPr="005070DE">
        <w:t xml:space="preserve"> </w:t>
      </w:r>
      <w:r w:rsidR="00EF6FA9" w:rsidRPr="005070DE">
        <w:t>may suffer</w:t>
      </w:r>
      <w:r w:rsidRPr="005070DE">
        <w:t xml:space="preserve"> from low adoption, poor integration into clinical workflows, increased administrative burden, and</w:t>
      </w:r>
      <w:del w:id="50" w:author="Laura Baker, Communications" w:date="2026-02-23T16:51:00Z" w16du:dateUtc="2026-02-23T21:51:00Z">
        <w:r w:rsidRPr="005070DE" w:rsidDel="003D6961">
          <w:delText xml:space="preserve">  </w:delText>
        </w:r>
      </w:del>
      <w:ins w:id="51" w:author="Laura Baker, Communications" w:date="2026-02-23T16:51:00Z" w16du:dateUtc="2026-02-23T21:51:00Z">
        <w:r w:rsidR="003D6961">
          <w:t xml:space="preserve"> </w:t>
        </w:r>
      </w:ins>
      <w:r w:rsidRPr="005070DE">
        <w:t>risks to patient safety. </w:t>
      </w:r>
    </w:p>
    <w:p w14:paraId="68BDE9EC" w14:textId="0E30E143" w:rsidR="005070DE" w:rsidRPr="005070DE" w:rsidRDefault="005070DE" w:rsidP="005070DE">
      <w:r w:rsidRPr="005070DE">
        <w:t>The greatest potential for improved outcomes, new insights on quality, and cost reduction lies in novel, worker-centered applications that can improve diagnostics and enhance treatment outcomes. Benefits such as medical imaging, drug discovery, personalized medicine and administrative tasks</w:t>
      </w:r>
      <w:del w:id="52" w:author="Laura Baker, Communications" w:date="2026-02-23T16:34:00Z" w16du:dateUtc="2026-02-23T21:34:00Z">
        <w:r w:rsidRPr="005070DE" w:rsidDel="00782D0E">
          <w:delText>,</w:delText>
        </w:r>
      </w:del>
      <w:r w:rsidRPr="005070DE">
        <w:t xml:space="preserve"> depend on strong</w:t>
      </w:r>
      <w:r w:rsidR="009510F3">
        <w:t xml:space="preserve"> </w:t>
      </w:r>
      <w:r w:rsidRPr="005070DE">
        <w:t>guardrails, transparency</w:t>
      </w:r>
      <w:del w:id="53" w:author="Laura Baker, Communications" w:date="2026-02-23T16:35:00Z" w16du:dateUtc="2026-02-23T21:35:00Z">
        <w:r w:rsidRPr="005070DE" w:rsidDel="004D48C6">
          <w:delText>,</w:delText>
        </w:r>
      </w:del>
      <w:r w:rsidRPr="005070DE">
        <w:t xml:space="preserve"> and enforceable worker voice</w:t>
      </w:r>
      <w:ins w:id="54" w:author="Laura Baker, Communications" w:date="2026-02-23T16:37:00Z" w16du:dateUtc="2026-02-23T21:37:00Z">
        <w:r w:rsidR="00C224C1">
          <w:t>.</w:t>
        </w:r>
      </w:ins>
      <w:r w:rsidRPr="005070DE">
        <w:t xml:space="preserve"> </w:t>
      </w:r>
      <w:r w:rsidR="009510F3">
        <w:t>I</w:t>
      </w:r>
      <w:r w:rsidR="00D36998">
        <w:t>n</w:t>
      </w:r>
      <w:r w:rsidR="009510F3">
        <w:t xml:space="preserve"> high</w:t>
      </w:r>
      <w:ins w:id="55" w:author="Laura Baker, Communications" w:date="2026-02-23T16:37:00Z" w16du:dateUtc="2026-02-23T21:37:00Z">
        <w:r w:rsidR="00C224C1">
          <w:t>-</w:t>
        </w:r>
      </w:ins>
      <w:del w:id="56" w:author="Laura Baker, Communications" w:date="2026-02-23T16:37:00Z" w16du:dateUtc="2026-02-23T21:37:00Z">
        <w:r w:rsidR="009510F3" w:rsidDel="00C224C1">
          <w:delText xml:space="preserve"> </w:delText>
        </w:r>
      </w:del>
      <w:r w:rsidR="009510F3">
        <w:t>stakes settings</w:t>
      </w:r>
      <w:del w:id="57" w:author="Laura Baker, Communications" w:date="2026-02-23T16:37:00Z" w16du:dateUtc="2026-02-23T21:37:00Z">
        <w:r w:rsidR="00D36998" w:rsidDel="00C224C1">
          <w:delText>,</w:delText>
        </w:r>
      </w:del>
      <w:r w:rsidR="009510F3">
        <w:t xml:space="preserve"> such as health</w:t>
      </w:r>
      <w:del w:id="58" w:author="Laura Baker, Communications" w:date="2026-02-23T16:37:00Z" w16du:dateUtc="2026-02-23T21:37:00Z">
        <w:r w:rsidR="00D36998" w:rsidDel="00C224C1">
          <w:delText xml:space="preserve">, </w:delText>
        </w:r>
      </w:del>
      <w:r w:rsidR="009510F3">
        <w:t>care</w:t>
      </w:r>
      <w:del w:id="59" w:author="Laura Baker, Communications" w:date="2026-02-23T16:37:00Z" w16du:dateUtc="2026-02-23T21:37:00Z">
        <w:r w:rsidR="009510F3" w:rsidDel="00C224C1">
          <w:delText xml:space="preserve"> </w:delText>
        </w:r>
      </w:del>
      <w:r w:rsidR="00D36998">
        <w:t>,</w:t>
      </w:r>
      <w:ins w:id="60" w:author="Laura Baker, Communications" w:date="2026-02-23T16:37:00Z" w16du:dateUtc="2026-02-23T21:37:00Z">
        <w:r w:rsidR="00C224C1">
          <w:t xml:space="preserve"> </w:t>
        </w:r>
      </w:ins>
      <w:r w:rsidR="009510F3">
        <w:t>safety and effectiveness must be prioritized over any potential cost</w:t>
      </w:r>
      <w:del w:id="61" w:author="Laura Baker, Communications" w:date="2026-02-23T16:37:00Z" w16du:dateUtc="2026-02-23T21:37:00Z">
        <w:r w:rsidR="009510F3" w:rsidDel="00C224C1">
          <w:delText>-</w:delText>
        </w:r>
      </w:del>
      <w:ins w:id="62" w:author="Laura Baker, Communications" w:date="2026-02-23T16:37:00Z" w16du:dateUtc="2026-02-23T21:37:00Z">
        <w:r w:rsidR="00C224C1">
          <w:t xml:space="preserve"> </w:t>
        </w:r>
      </w:ins>
      <w:r w:rsidR="009510F3">
        <w:t>savings to the business.</w:t>
      </w:r>
      <w:del w:id="63" w:author="Laura Baker, Communications" w:date="2026-02-23T16:51:00Z" w16du:dateUtc="2026-02-23T21:51:00Z">
        <w:r w:rsidR="009510F3" w:rsidDel="003D6961">
          <w:delText xml:space="preserve">  </w:delText>
        </w:r>
      </w:del>
      <w:ins w:id="64" w:author="Laura Baker, Communications" w:date="2026-02-23T16:51:00Z" w16du:dateUtc="2026-02-23T21:51:00Z">
        <w:r w:rsidR="003D6961">
          <w:t xml:space="preserve"> </w:t>
        </w:r>
      </w:ins>
      <w:r w:rsidRPr="005070DE">
        <w:t xml:space="preserve">AI tools are most likely to improve care when </w:t>
      </w:r>
      <w:r w:rsidR="00EF6FA9" w:rsidRPr="005070DE">
        <w:t>healthcare</w:t>
      </w:r>
      <w:r w:rsidR="00EF6FA9">
        <w:t xml:space="preserve"> workers</w:t>
      </w:r>
      <w:r w:rsidR="00CD67F1">
        <w:t xml:space="preserve"> </w:t>
      </w:r>
      <w:r w:rsidRPr="005070DE">
        <w:t xml:space="preserve">have meaningful input into how technologies are </w:t>
      </w:r>
      <w:r w:rsidR="00CD67F1" w:rsidRPr="005070DE">
        <w:t>designed, selected</w:t>
      </w:r>
      <w:r w:rsidRPr="005070DE">
        <w:t>, implemented</w:t>
      </w:r>
      <w:del w:id="65" w:author="Laura Baker, Communications" w:date="2026-02-23T16:38:00Z" w16du:dateUtc="2026-02-23T21:38:00Z">
        <w:r w:rsidRPr="005070DE" w:rsidDel="00C224C1">
          <w:delText>,</w:delText>
        </w:r>
      </w:del>
      <w:r w:rsidRPr="005070DE">
        <w:t xml:space="preserve"> and evaluated. When workers are involved early and continuously, AI is more likely to deliver sustainable improvements in patient outcomes and healthcare workers’ experiences.</w:t>
      </w:r>
    </w:p>
    <w:p w14:paraId="6E5ED4A6" w14:textId="64FE4958" w:rsidR="005070DE" w:rsidRPr="002708C6" w:rsidRDefault="00E9302D" w:rsidP="005070DE">
      <w:pPr>
        <w:rPr>
          <w:i/>
          <w:iCs/>
          <w:rPrChange w:id="66" w:author="Laura Baker, Communications" w:date="2026-02-23T16:39:00Z" w16du:dateUtc="2026-02-23T21:39:00Z">
            <w:rPr/>
          </w:rPrChange>
        </w:rPr>
      </w:pPr>
      <w:r>
        <w:rPr>
          <w:b/>
          <w:bCs/>
        </w:rPr>
        <w:t xml:space="preserve">In response to Question 9: </w:t>
      </w:r>
      <w:r w:rsidR="005070DE" w:rsidRPr="00E9302D">
        <w:rPr>
          <w:i/>
          <w:iCs/>
        </w:rPr>
        <w:t>What challenges within health</w:t>
      </w:r>
      <w:del w:id="67" w:author="Laura Baker, Communications" w:date="2026-02-23T16:39:00Z" w16du:dateUtc="2026-02-23T21:39:00Z">
        <w:r w:rsidR="005070DE" w:rsidRPr="00E9302D" w:rsidDel="00B0073A">
          <w:rPr>
            <w:i/>
            <w:iCs/>
          </w:rPr>
          <w:delText xml:space="preserve"> </w:delText>
        </w:r>
      </w:del>
      <w:r w:rsidR="005070DE" w:rsidRPr="00E9302D">
        <w:rPr>
          <w:i/>
          <w:iCs/>
        </w:rPr>
        <w:t xml:space="preserve">care do patients and caregivers wish to see addressed by the adoption and use of AI in clinical care? Equally, what concerns do patients and caregivers have related to </w:t>
      </w:r>
      <w:r w:rsidR="005070DE" w:rsidRPr="00E572B6">
        <w:rPr>
          <w:i/>
          <w:iCs/>
        </w:rPr>
        <w:t>t</w:t>
      </w:r>
      <w:r w:rsidR="005070DE" w:rsidRPr="00E572B6">
        <w:rPr>
          <w:i/>
          <w:iCs/>
          <w:rPrChange w:id="68" w:author="Laura Baker, Communications" w:date="2026-02-23T16:40:00Z" w16du:dateUtc="2026-02-23T21:40:00Z">
            <w:rPr/>
          </w:rPrChange>
        </w:rPr>
        <w:t xml:space="preserve">he adoption </w:t>
      </w:r>
      <w:r w:rsidR="005070DE" w:rsidRPr="002708C6">
        <w:rPr>
          <w:i/>
          <w:iCs/>
          <w:rPrChange w:id="69" w:author="Laura Baker, Communications" w:date="2026-02-23T16:39:00Z" w16du:dateUtc="2026-02-23T21:39:00Z">
            <w:rPr/>
          </w:rPrChange>
        </w:rPr>
        <w:t>and use of AI in clinical care?</w:t>
      </w:r>
    </w:p>
    <w:p w14:paraId="4710CB68" w14:textId="48F02CFE" w:rsidR="005070DE" w:rsidRPr="005070DE" w:rsidRDefault="005070DE" w:rsidP="005070DE">
      <w:r w:rsidRPr="005070DE">
        <w:t>Patients and caregivers have significant concerns about how AI is being introduced into clinical care, particularly when human judgment, privacy</w:t>
      </w:r>
      <w:del w:id="70" w:author="Laura Baker, Communications" w:date="2026-02-23T16:40:00Z" w16du:dateUtc="2026-02-23T21:40:00Z">
        <w:r w:rsidRPr="005070DE" w:rsidDel="00E572B6">
          <w:delText>,</w:delText>
        </w:r>
      </w:del>
      <w:r w:rsidRPr="005070DE">
        <w:t xml:space="preserve"> and accountability are weakened or threatened. AI tools overseen by qualified healthcare workers have the potential to benefit healthcare delivery for </w:t>
      </w:r>
      <w:del w:id="71" w:author="Laura Baker, Communications" w:date="2026-02-23T16:40:00Z" w16du:dateUtc="2026-02-23T21:40:00Z">
        <w:r w:rsidRPr="005070DE" w:rsidDel="00BD3DF6">
          <w:delText xml:space="preserve">both </w:delText>
        </w:r>
      </w:del>
      <w:r w:rsidRPr="005070DE">
        <w:t>patients and healthcare workers</w:t>
      </w:r>
      <w:ins w:id="72" w:author="Laura Baker, Communications" w:date="2026-02-23T16:40:00Z" w16du:dateUtc="2026-02-23T21:40:00Z">
        <w:r w:rsidR="00BD3DF6">
          <w:t xml:space="preserve"> alike</w:t>
        </w:r>
      </w:ins>
      <w:r w:rsidRPr="005070DE">
        <w:t>, but only when they are rooted in human foundations of care and used with human oversight.</w:t>
      </w:r>
    </w:p>
    <w:p w14:paraId="6A582C38" w14:textId="3B9C6E86" w:rsidR="005070DE" w:rsidRPr="005070DE" w:rsidRDefault="005070DE" w:rsidP="005070DE">
      <w:r w:rsidRPr="005070DE">
        <w:t>As AI use in healthcare grows, existing challenges faced by patients, caregivers</w:t>
      </w:r>
      <w:del w:id="73" w:author="Laura Baker, Communications" w:date="2026-02-23T16:40:00Z" w16du:dateUtc="2026-02-23T21:40:00Z">
        <w:r w:rsidRPr="005070DE" w:rsidDel="00BD3DF6">
          <w:delText>,</w:delText>
        </w:r>
      </w:del>
      <w:r w:rsidRPr="005070DE">
        <w:t xml:space="preserve"> and healthcare workers may intensify, and new challenges are likely to emerge. Addressing these concerns requires meaningful worker involvement at every stage of AI development, </w:t>
      </w:r>
      <w:r w:rsidR="00372682">
        <w:t xml:space="preserve">procurement, </w:t>
      </w:r>
      <w:r w:rsidRPr="005070DE">
        <w:t>deployment</w:t>
      </w:r>
      <w:del w:id="74" w:author="Laura Baker, Communications" w:date="2026-02-23T16:41:00Z" w16du:dateUtc="2026-02-23T21:41:00Z">
        <w:r w:rsidRPr="005070DE" w:rsidDel="000278F7">
          <w:delText>,</w:delText>
        </w:r>
      </w:del>
      <w:r w:rsidRPr="005070DE">
        <w:t xml:space="preserve"> and use; clear assurance that human professional judgment remains the ultimate decision-maker; strong employer accountability; and safeguards to ensure technology makes care more humane rather than more burdensome. Without these guardrails, AI risks </w:t>
      </w:r>
      <w:ins w:id="75" w:author="Laura Baker, Communications" w:date="2026-02-23T16:42:00Z" w16du:dateUtc="2026-02-23T21:42:00Z">
        <w:r w:rsidR="00EC654F">
          <w:t>exacerbating</w:t>
        </w:r>
      </w:ins>
      <w:del w:id="76" w:author="Laura Baker, Communications" w:date="2026-02-23T16:42:00Z" w16du:dateUtc="2026-02-23T21:42:00Z">
        <w:r w:rsidRPr="005070DE" w:rsidDel="00EC654F">
          <w:delText>deepening</w:delText>
        </w:r>
      </w:del>
      <w:r w:rsidRPr="005070DE">
        <w:t xml:space="preserve"> problems related to data privacy, transparency, bias, trust, labor rights</w:t>
      </w:r>
      <w:del w:id="77" w:author="Laura Baker, Communications" w:date="2026-02-23T16:41:00Z" w16du:dateUtc="2026-02-23T21:41:00Z">
        <w:r w:rsidRPr="005070DE" w:rsidDel="00E67B0A">
          <w:delText>,</w:delText>
        </w:r>
      </w:del>
      <w:r w:rsidRPr="005070DE">
        <w:t xml:space="preserve"> and environmental harm.</w:t>
      </w:r>
    </w:p>
    <w:p w14:paraId="53A55F92" w14:textId="4160AB71" w:rsidR="005070DE" w:rsidRDefault="005070DE" w:rsidP="005070DE">
      <w:r w:rsidRPr="005070DE">
        <w:rPr>
          <w:b/>
          <w:bCs/>
        </w:rPr>
        <w:t>Lack of transparency and accountability</w:t>
      </w:r>
      <w:ins w:id="78" w:author="Laura Baker, Communications" w:date="2026-02-23T16:42:00Z" w16du:dateUtc="2026-02-23T21:42:00Z">
        <w:r w:rsidR="00B94A5A">
          <w:rPr>
            <w:b/>
            <w:bCs/>
          </w:rPr>
          <w:t>:</w:t>
        </w:r>
      </w:ins>
      <w:del w:id="79" w:author="Laura Baker, Communications" w:date="2026-02-23T16:42:00Z" w16du:dateUtc="2026-02-23T21:42:00Z">
        <w:r w:rsidRPr="005070DE" w:rsidDel="00B94A5A">
          <w:delText>:</w:delText>
        </w:r>
      </w:del>
      <w:r w:rsidRPr="005070DE">
        <w:t xml:space="preserve"> Many AI models operate as “black boxes,” making it difficult for healthcare workers to explain how clinical conclusions are reached. When providers cannot explain why an AI tool flagged a cancer diagnosis or treatment recommendation, informed consent is undermined and professional judgment is weakened. Increased data sharing across systems also raises the risk of breaches and </w:t>
      </w:r>
      <w:r w:rsidRPr="005070DE">
        <w:lastRenderedPageBreak/>
        <w:t xml:space="preserve">misuse; even so-called </w:t>
      </w:r>
      <w:del w:id="80" w:author="Laura Baker, Communications" w:date="2026-02-23T16:44:00Z" w16du:dateUtc="2026-02-23T21:44:00Z">
        <w:r w:rsidRPr="005070DE" w:rsidDel="00F52FE4">
          <w:delText>“</w:delText>
        </w:r>
      </w:del>
      <w:r w:rsidRPr="005070DE">
        <w:t>de-identified</w:t>
      </w:r>
      <w:del w:id="81" w:author="Laura Baker, Communications" w:date="2026-02-23T16:44:00Z" w16du:dateUtc="2026-02-23T21:44:00Z">
        <w:r w:rsidRPr="005070DE" w:rsidDel="00F52FE4">
          <w:delText>”</w:delText>
        </w:r>
      </w:del>
      <w:r w:rsidRPr="005070DE">
        <w:t xml:space="preserve"> data can be re-identified when combined with other datasets, exposing patients to discrimination based on sensitive conditions such as HIV status or mental health history. The use of “ambient listening” technologies to record patient-provider conversations further heightens privacy risks and may cause patients to withhold cr</w:t>
      </w:r>
      <w:ins w:id="82" w:author="Laura Baker, Communications" w:date="2026-02-23T16:44:00Z" w16du:dateUtc="2026-02-23T21:44:00Z">
        <w:r w:rsidR="00A91F9E">
          <w:t>ucial</w:t>
        </w:r>
      </w:ins>
      <w:del w:id="83" w:author="Laura Baker, Communications" w:date="2026-02-23T16:44:00Z" w16du:dateUtc="2026-02-23T21:44:00Z">
        <w:r w:rsidRPr="005070DE" w:rsidDel="00A91F9E">
          <w:delText>itical</w:delText>
        </w:r>
      </w:del>
      <w:r w:rsidRPr="005070DE">
        <w:t xml:space="preserve"> information unless </w:t>
      </w:r>
      <w:r w:rsidR="00EE08C0">
        <w:t>patients and workers</w:t>
      </w:r>
      <w:r w:rsidR="00A43A53">
        <w:t xml:space="preserve"> can ensure data privacy and that </w:t>
      </w:r>
      <w:r w:rsidRPr="005070DE">
        <w:t>employers are clearly liable for data protection and misuse.</w:t>
      </w:r>
    </w:p>
    <w:p w14:paraId="147C61E8" w14:textId="119068F6" w:rsidR="00870F94" w:rsidRPr="005070DE" w:rsidRDefault="00870F94" w:rsidP="005070DE">
      <w:r>
        <w:t>Additionally, the use of AI models t</w:t>
      </w:r>
      <w:r w:rsidR="00E61799">
        <w:t>o review care plans, insurance claims</w:t>
      </w:r>
      <w:del w:id="84" w:author="Laura Baker, Communications" w:date="2026-02-23T16:46:00Z" w16du:dateUtc="2026-02-23T21:46:00Z">
        <w:r w:rsidR="00E61799" w:rsidDel="00160FD5">
          <w:delText>,</w:delText>
        </w:r>
      </w:del>
      <w:r w:rsidR="00E61799">
        <w:t xml:space="preserve"> or prior authorization requests </w:t>
      </w:r>
      <w:r w:rsidR="00FA2715">
        <w:t xml:space="preserve">risks denying essential medical care to patients without a clear explanation. Even if decisions about claims rendered by an AI model are reviewed by qualified clinicians, without insight into </w:t>
      </w:r>
      <w:r w:rsidR="00FB61F1">
        <w:t>how the model operates</w:t>
      </w:r>
      <w:r w:rsidR="00FA2715">
        <w:t xml:space="preserve">, the </w:t>
      </w:r>
      <w:r w:rsidR="006B262C">
        <w:t xml:space="preserve">clinician cannot meaningfully review the model’s </w:t>
      </w:r>
      <w:r w:rsidR="00FB61F1">
        <w:t xml:space="preserve">decision. </w:t>
      </w:r>
    </w:p>
    <w:p w14:paraId="0A504E37" w14:textId="77777777" w:rsidR="005070DE" w:rsidRPr="005070DE" w:rsidRDefault="005070DE" w:rsidP="005070DE">
      <w:r w:rsidRPr="005070DE">
        <w:rPr>
          <w:b/>
          <w:bCs/>
        </w:rPr>
        <w:t>Bias and health inequities:</w:t>
      </w:r>
      <w:r w:rsidRPr="005070DE">
        <w:t xml:space="preserve"> AI systems reflect the data used to train them, and existing datasets frequently underrepresent marginalized communities. Without continuous oversight by healthcare professionals, AI tools may generate confident but inaccurate outputs, leading to misdiagnosis or delayed treatment for patients who fall outside dominant training populations. Human clinical judgment is essential to identify and correct these failures before they cause harm.</w:t>
      </w:r>
    </w:p>
    <w:p w14:paraId="45D55638" w14:textId="77777777" w:rsidR="005070DE" w:rsidRPr="005070DE" w:rsidRDefault="005070DE" w:rsidP="005070DE">
      <w:r w:rsidRPr="005070DE">
        <w:rPr>
          <w:b/>
          <w:bCs/>
        </w:rPr>
        <w:t>Preserving human decision-making and improving working conditions:</w:t>
      </w:r>
      <w:r w:rsidRPr="005070DE">
        <w:t xml:space="preserve"> Patients may fear over-reliance on algorithms that override clinician expertise, or under-reliance that shifts the burden of validating AI outputs onto already overextended healthcare workers. And in financially strained systems, AI is often introduced as a substitute for human labor rather than as a support, contributing to understaffing, increased workload, and a further erosion of the human foundations of care.</w:t>
      </w:r>
    </w:p>
    <w:p w14:paraId="24596BB3" w14:textId="6CBB6183" w:rsidR="005070DE" w:rsidRPr="005070DE" w:rsidRDefault="005070DE" w:rsidP="005070DE">
      <w:r w:rsidRPr="005070DE">
        <w:rPr>
          <w:b/>
          <w:bCs/>
        </w:rPr>
        <w:t>Environmental impacts:</w:t>
      </w:r>
      <w:r w:rsidRPr="005070DE">
        <w:t xml:space="preserve"> Large-scale AI infrastructure contributes to pollution and resource strain, with some facilities emitting thousands of tons of nitrogen oxides annually, often in marginalized communities already facing disproportionate health burdens. Employers must be held accountable not only for clinical outcomes, but also for protecting worker</w:t>
      </w:r>
      <w:ins w:id="85" w:author="Laura Baker, Communications" w:date="2026-02-23T16:48:00Z" w16du:dateUtc="2026-02-23T21:48:00Z">
        <w:r w:rsidR="00C05E22">
          <w:t>s</w:t>
        </w:r>
        <w:r w:rsidR="00E27D35">
          <w:t>’</w:t>
        </w:r>
      </w:ins>
      <w:r w:rsidRPr="005070DE">
        <w:t xml:space="preserve"> rights, patient privacy, and community health as AI technologies are adopted.</w:t>
      </w:r>
    </w:p>
    <w:p w14:paraId="15858533" w14:textId="2C0D9E89" w:rsidR="005070DE" w:rsidRPr="005070DE" w:rsidRDefault="00E231C0" w:rsidP="005070DE">
      <w:r w:rsidRPr="00E231C0">
        <w:rPr>
          <w:b/>
          <w:bCs/>
        </w:rPr>
        <w:t>Liability:</w:t>
      </w:r>
      <w:r>
        <w:t xml:space="preserve"> </w:t>
      </w:r>
      <w:del w:id="86" w:author="Laura Baker, Communications" w:date="2026-02-23T16:48:00Z" w16du:dateUtc="2026-02-23T21:48:00Z">
        <w:r w:rsidR="005070DE" w:rsidRPr="005070DE" w:rsidDel="00E27D35">
          <w:delText xml:space="preserve">Lastly, </w:delText>
        </w:r>
      </w:del>
      <w:ins w:id="87" w:author="Laura Baker, Communications" w:date="2026-02-23T16:48:00Z" w16du:dateUtc="2026-02-23T21:48:00Z">
        <w:r w:rsidR="00E27D35">
          <w:t>C</w:t>
        </w:r>
      </w:ins>
      <w:del w:id="88" w:author="Laura Baker, Communications" w:date="2026-02-23T16:48:00Z" w16du:dateUtc="2026-02-23T21:48:00Z">
        <w:r w:rsidR="005070DE" w:rsidRPr="005070DE" w:rsidDel="00E27D35">
          <w:delText>c</w:delText>
        </w:r>
      </w:del>
      <w:r w:rsidR="005070DE" w:rsidRPr="005070DE">
        <w:t>lear lines of liability and safeguards are essentia</w:t>
      </w:r>
      <w:r>
        <w:t>l.</w:t>
      </w:r>
      <w:r w:rsidR="005070DE" w:rsidRPr="005070DE">
        <w:t xml:space="preserve"> </w:t>
      </w:r>
      <w:r>
        <w:t>E</w:t>
      </w:r>
      <w:r w:rsidR="005070DE" w:rsidRPr="005070DE">
        <w:t>mployers and vendors must remain fully accountable for harms caused by AI systems used in clinical care. Protections for healthcare workers to question, override</w:t>
      </w:r>
      <w:del w:id="89" w:author="Laura Baker, Communications" w:date="2026-02-23T16:49:00Z" w16du:dateUtc="2026-02-23T21:49:00Z">
        <w:r w:rsidR="005070DE" w:rsidRPr="005070DE" w:rsidDel="0084549E">
          <w:delText>,</w:delText>
        </w:r>
      </w:del>
      <w:r w:rsidR="005070DE" w:rsidRPr="005070DE">
        <w:t xml:space="preserve"> or disregard AI-generated recommendations that conflict with their professional judgment should be explicit, enforceable</w:t>
      </w:r>
      <w:del w:id="90" w:author="Laura Baker, Communications" w:date="2026-02-23T16:49:00Z" w16du:dateUtc="2026-02-23T21:49:00Z">
        <w:r w:rsidR="005070DE" w:rsidRPr="005070DE" w:rsidDel="0084549E">
          <w:delText>,</w:delText>
        </w:r>
      </w:del>
      <w:r w:rsidR="005070DE" w:rsidRPr="005070DE">
        <w:t xml:space="preserve"> and embedded in written protections such as collective bargaining agreements, workplace policies, and clinical governance structures, so that exercising professional judgment never exposes workers to retaliation or liability. Federal policy </w:t>
      </w:r>
      <w:r w:rsidR="005070DE" w:rsidRPr="005070DE">
        <w:lastRenderedPageBreak/>
        <w:t>should reinforce and uphold these protections as a condition of AI deployment, ensuring that new technologies strengthen safe, ethical</w:t>
      </w:r>
      <w:del w:id="91" w:author="Laura Baker, Communications" w:date="2026-02-23T16:50:00Z" w16du:dateUtc="2026-02-23T21:50:00Z">
        <w:r w:rsidR="005070DE" w:rsidRPr="005070DE" w:rsidDel="00A66F5D">
          <w:delText>,</w:delText>
        </w:r>
      </w:del>
      <w:r w:rsidR="005070DE" w:rsidRPr="005070DE">
        <w:t xml:space="preserve"> and human-centered care rather than undermin</w:t>
      </w:r>
      <w:ins w:id="92" w:author="Laura Baker, Communications" w:date="2026-02-23T16:50:00Z" w16du:dateUtc="2026-02-23T21:50:00Z">
        <w:r w:rsidR="00887F1A">
          <w:t>e</w:t>
        </w:r>
      </w:ins>
      <w:del w:id="93" w:author="Laura Baker, Communications" w:date="2026-02-23T16:50:00Z" w16du:dateUtc="2026-02-23T21:50:00Z">
        <w:r w:rsidR="005070DE" w:rsidRPr="005070DE" w:rsidDel="00887F1A">
          <w:delText>ing</w:delText>
        </w:r>
      </w:del>
      <w:r w:rsidR="005070DE" w:rsidRPr="005070DE">
        <w:t xml:space="preserve"> it. </w:t>
      </w:r>
    </w:p>
    <w:p w14:paraId="3516B6BC" w14:textId="77777777" w:rsidR="005070DE" w:rsidRDefault="005070DE"/>
    <w:sectPr w:rsidR="005070D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Laura Baker, Communications" w:date="2026-02-23T16:30:00Z" w:initials="LB">
    <w:p w14:paraId="274B05C4" w14:textId="77777777" w:rsidR="007C3F7C" w:rsidRDefault="007C3F7C" w:rsidP="007C3F7C">
      <w:pPr>
        <w:pStyle w:val="CommentText"/>
      </w:pPr>
      <w:r>
        <w:rPr>
          <w:rStyle w:val="CommentReference"/>
        </w:rPr>
        <w:annotationRef/>
      </w:r>
      <w:r>
        <w:t>It seems odd to me to use “well-trained” to refer to a “tool”--Can you find a word other than “trained”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4B05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AD997F" w16cex:dateUtc="2026-02-23T21: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4B05C4" w16cid:durableId="08AD997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20D4B"/>
    <w:multiLevelType w:val="multilevel"/>
    <w:tmpl w:val="41221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341324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ura Baker, Communications">
    <w15:presenceInfo w15:providerId="AD" w15:userId="S::lbaker@aft.org::9b04ff84-9a04-45f9-943f-b81d2bf65e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0DE"/>
    <w:rsid w:val="000278F7"/>
    <w:rsid w:val="00071B16"/>
    <w:rsid w:val="000856B7"/>
    <w:rsid w:val="00144513"/>
    <w:rsid w:val="00145D30"/>
    <w:rsid w:val="00160FD5"/>
    <w:rsid w:val="001E3A4A"/>
    <w:rsid w:val="00220676"/>
    <w:rsid w:val="00240BED"/>
    <w:rsid w:val="002708C6"/>
    <w:rsid w:val="002D1E47"/>
    <w:rsid w:val="00322247"/>
    <w:rsid w:val="003339DC"/>
    <w:rsid w:val="00353552"/>
    <w:rsid w:val="00372682"/>
    <w:rsid w:val="00375F55"/>
    <w:rsid w:val="003A10C9"/>
    <w:rsid w:val="003D6961"/>
    <w:rsid w:val="004844BB"/>
    <w:rsid w:val="004B2A40"/>
    <w:rsid w:val="004B50A7"/>
    <w:rsid w:val="004D48C6"/>
    <w:rsid w:val="005070DE"/>
    <w:rsid w:val="005D1AA1"/>
    <w:rsid w:val="005D72EC"/>
    <w:rsid w:val="005E40D0"/>
    <w:rsid w:val="005F56EF"/>
    <w:rsid w:val="0066260D"/>
    <w:rsid w:val="00680D2D"/>
    <w:rsid w:val="006B262C"/>
    <w:rsid w:val="006B6380"/>
    <w:rsid w:val="006D3982"/>
    <w:rsid w:val="00701973"/>
    <w:rsid w:val="007217EB"/>
    <w:rsid w:val="007344BF"/>
    <w:rsid w:val="00736C9B"/>
    <w:rsid w:val="00757F51"/>
    <w:rsid w:val="00782D0E"/>
    <w:rsid w:val="007C3F7C"/>
    <w:rsid w:val="007E4AF8"/>
    <w:rsid w:val="0081038A"/>
    <w:rsid w:val="0084549E"/>
    <w:rsid w:val="00870F94"/>
    <w:rsid w:val="00887F1A"/>
    <w:rsid w:val="008A30B0"/>
    <w:rsid w:val="008A3BB1"/>
    <w:rsid w:val="00935C80"/>
    <w:rsid w:val="009510F3"/>
    <w:rsid w:val="00952BA2"/>
    <w:rsid w:val="00985E40"/>
    <w:rsid w:val="009A39AC"/>
    <w:rsid w:val="00A3100A"/>
    <w:rsid w:val="00A43A53"/>
    <w:rsid w:val="00A66F5D"/>
    <w:rsid w:val="00A70347"/>
    <w:rsid w:val="00A91F9E"/>
    <w:rsid w:val="00AC6292"/>
    <w:rsid w:val="00AD0BCA"/>
    <w:rsid w:val="00AD44D4"/>
    <w:rsid w:val="00B0073A"/>
    <w:rsid w:val="00B245EB"/>
    <w:rsid w:val="00B555EB"/>
    <w:rsid w:val="00B94A5A"/>
    <w:rsid w:val="00BD3DF6"/>
    <w:rsid w:val="00BF3F8D"/>
    <w:rsid w:val="00C05E22"/>
    <w:rsid w:val="00C1092C"/>
    <w:rsid w:val="00C224C1"/>
    <w:rsid w:val="00C40BF7"/>
    <w:rsid w:val="00CD0F4A"/>
    <w:rsid w:val="00CD67F1"/>
    <w:rsid w:val="00D36998"/>
    <w:rsid w:val="00DB3073"/>
    <w:rsid w:val="00E231C0"/>
    <w:rsid w:val="00E27803"/>
    <w:rsid w:val="00E27D35"/>
    <w:rsid w:val="00E462CE"/>
    <w:rsid w:val="00E572B6"/>
    <w:rsid w:val="00E61799"/>
    <w:rsid w:val="00E67B0A"/>
    <w:rsid w:val="00E9208F"/>
    <w:rsid w:val="00E9302D"/>
    <w:rsid w:val="00EC4F07"/>
    <w:rsid w:val="00EC654F"/>
    <w:rsid w:val="00EE08C0"/>
    <w:rsid w:val="00EE1FB8"/>
    <w:rsid w:val="00EE6E8C"/>
    <w:rsid w:val="00EF6FA9"/>
    <w:rsid w:val="00F01B05"/>
    <w:rsid w:val="00F52FE4"/>
    <w:rsid w:val="00FA2715"/>
    <w:rsid w:val="00FB61F1"/>
    <w:rsid w:val="00FC559F"/>
    <w:rsid w:val="00FF6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F6094"/>
  <w15:chartTrackingRefBased/>
  <w15:docId w15:val="{B6A359C9-80B2-4D00-B130-A9DDCDCB7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0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70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70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70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70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70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0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0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0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0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70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70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70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70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70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0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0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0DE"/>
    <w:rPr>
      <w:rFonts w:eastAsiaTheme="majorEastAsia" w:cstheme="majorBidi"/>
      <w:color w:val="272727" w:themeColor="text1" w:themeTint="D8"/>
    </w:rPr>
  </w:style>
  <w:style w:type="paragraph" w:styleId="Title">
    <w:name w:val="Title"/>
    <w:basedOn w:val="Normal"/>
    <w:next w:val="Normal"/>
    <w:link w:val="TitleChar"/>
    <w:uiPriority w:val="10"/>
    <w:qFormat/>
    <w:rsid w:val="00507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0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0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0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0DE"/>
    <w:pPr>
      <w:spacing w:before="160"/>
      <w:jc w:val="center"/>
    </w:pPr>
    <w:rPr>
      <w:i/>
      <w:iCs/>
      <w:color w:val="404040" w:themeColor="text1" w:themeTint="BF"/>
    </w:rPr>
  </w:style>
  <w:style w:type="character" w:customStyle="1" w:styleId="QuoteChar">
    <w:name w:val="Quote Char"/>
    <w:basedOn w:val="DefaultParagraphFont"/>
    <w:link w:val="Quote"/>
    <w:uiPriority w:val="29"/>
    <w:rsid w:val="005070DE"/>
    <w:rPr>
      <w:i/>
      <w:iCs/>
      <w:color w:val="404040" w:themeColor="text1" w:themeTint="BF"/>
    </w:rPr>
  </w:style>
  <w:style w:type="paragraph" w:styleId="ListParagraph">
    <w:name w:val="List Paragraph"/>
    <w:basedOn w:val="Normal"/>
    <w:uiPriority w:val="34"/>
    <w:qFormat/>
    <w:rsid w:val="005070DE"/>
    <w:pPr>
      <w:ind w:left="720"/>
      <w:contextualSpacing/>
    </w:pPr>
  </w:style>
  <w:style w:type="character" w:styleId="IntenseEmphasis">
    <w:name w:val="Intense Emphasis"/>
    <w:basedOn w:val="DefaultParagraphFont"/>
    <w:uiPriority w:val="21"/>
    <w:qFormat/>
    <w:rsid w:val="005070DE"/>
    <w:rPr>
      <w:i/>
      <w:iCs/>
      <w:color w:val="0F4761" w:themeColor="accent1" w:themeShade="BF"/>
    </w:rPr>
  </w:style>
  <w:style w:type="paragraph" w:styleId="IntenseQuote">
    <w:name w:val="Intense Quote"/>
    <w:basedOn w:val="Normal"/>
    <w:next w:val="Normal"/>
    <w:link w:val="IntenseQuoteChar"/>
    <w:uiPriority w:val="30"/>
    <w:qFormat/>
    <w:rsid w:val="005070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70DE"/>
    <w:rPr>
      <w:i/>
      <w:iCs/>
      <w:color w:val="0F4761" w:themeColor="accent1" w:themeShade="BF"/>
    </w:rPr>
  </w:style>
  <w:style w:type="character" w:styleId="IntenseReference">
    <w:name w:val="Intense Reference"/>
    <w:basedOn w:val="DefaultParagraphFont"/>
    <w:uiPriority w:val="32"/>
    <w:qFormat/>
    <w:rsid w:val="005070DE"/>
    <w:rPr>
      <w:b/>
      <w:bCs/>
      <w:smallCaps/>
      <w:color w:val="0F4761" w:themeColor="accent1" w:themeShade="BF"/>
      <w:spacing w:val="5"/>
    </w:rPr>
  </w:style>
  <w:style w:type="character" w:styleId="Hyperlink">
    <w:name w:val="Hyperlink"/>
    <w:basedOn w:val="DefaultParagraphFont"/>
    <w:uiPriority w:val="99"/>
    <w:unhideWhenUsed/>
    <w:rsid w:val="005070DE"/>
    <w:rPr>
      <w:color w:val="467886" w:themeColor="hyperlink"/>
      <w:u w:val="single"/>
    </w:rPr>
  </w:style>
  <w:style w:type="character" w:styleId="UnresolvedMention">
    <w:name w:val="Unresolved Mention"/>
    <w:basedOn w:val="DefaultParagraphFont"/>
    <w:uiPriority w:val="99"/>
    <w:semiHidden/>
    <w:unhideWhenUsed/>
    <w:rsid w:val="005070DE"/>
    <w:rPr>
      <w:color w:val="605E5C"/>
      <w:shd w:val="clear" w:color="auto" w:fill="E1DFDD"/>
    </w:rPr>
  </w:style>
  <w:style w:type="character" w:styleId="FollowedHyperlink">
    <w:name w:val="FollowedHyperlink"/>
    <w:basedOn w:val="DefaultParagraphFont"/>
    <w:uiPriority w:val="99"/>
    <w:semiHidden/>
    <w:unhideWhenUsed/>
    <w:rsid w:val="000856B7"/>
    <w:rPr>
      <w:color w:val="96607D" w:themeColor="followedHyperlink"/>
      <w:u w:val="single"/>
    </w:rPr>
  </w:style>
  <w:style w:type="paragraph" w:styleId="Revision">
    <w:name w:val="Revision"/>
    <w:hidden/>
    <w:uiPriority w:val="99"/>
    <w:semiHidden/>
    <w:rsid w:val="00A3100A"/>
    <w:pPr>
      <w:spacing w:after="0" w:line="240" w:lineRule="auto"/>
    </w:pPr>
  </w:style>
  <w:style w:type="character" w:styleId="CommentReference">
    <w:name w:val="annotation reference"/>
    <w:basedOn w:val="DefaultParagraphFont"/>
    <w:uiPriority w:val="99"/>
    <w:semiHidden/>
    <w:unhideWhenUsed/>
    <w:rsid w:val="007C3F7C"/>
    <w:rPr>
      <w:sz w:val="16"/>
      <w:szCs w:val="16"/>
    </w:rPr>
  </w:style>
  <w:style w:type="paragraph" w:styleId="CommentText">
    <w:name w:val="annotation text"/>
    <w:basedOn w:val="Normal"/>
    <w:link w:val="CommentTextChar"/>
    <w:uiPriority w:val="99"/>
    <w:unhideWhenUsed/>
    <w:rsid w:val="007C3F7C"/>
    <w:pPr>
      <w:spacing w:line="240" w:lineRule="auto"/>
    </w:pPr>
    <w:rPr>
      <w:sz w:val="20"/>
      <w:szCs w:val="20"/>
    </w:rPr>
  </w:style>
  <w:style w:type="character" w:customStyle="1" w:styleId="CommentTextChar">
    <w:name w:val="Comment Text Char"/>
    <w:basedOn w:val="DefaultParagraphFont"/>
    <w:link w:val="CommentText"/>
    <w:uiPriority w:val="99"/>
    <w:rsid w:val="007C3F7C"/>
    <w:rPr>
      <w:sz w:val="20"/>
      <w:szCs w:val="20"/>
    </w:rPr>
  </w:style>
  <w:style w:type="paragraph" w:styleId="CommentSubject">
    <w:name w:val="annotation subject"/>
    <w:basedOn w:val="CommentText"/>
    <w:next w:val="CommentText"/>
    <w:link w:val="CommentSubjectChar"/>
    <w:uiPriority w:val="99"/>
    <w:semiHidden/>
    <w:unhideWhenUsed/>
    <w:rsid w:val="007C3F7C"/>
    <w:rPr>
      <w:b/>
      <w:bCs/>
    </w:rPr>
  </w:style>
  <w:style w:type="character" w:customStyle="1" w:styleId="CommentSubjectChar">
    <w:name w:val="Comment Subject Char"/>
    <w:basedOn w:val="CommentTextChar"/>
    <w:link w:val="CommentSubject"/>
    <w:uiPriority w:val="99"/>
    <w:semiHidden/>
    <w:rsid w:val="007C3F7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1311</Words>
  <Characters>7475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Haley Quinn, Health Issues</dc:creator>
  <cp:keywords/>
  <dc:description/>
  <cp:lastModifiedBy>Laura Baker, Communications</cp:lastModifiedBy>
  <cp:revision>40</cp:revision>
  <dcterms:created xsi:type="dcterms:W3CDTF">2026-02-22T20:49:00Z</dcterms:created>
  <dcterms:modified xsi:type="dcterms:W3CDTF">2026-02-23T21:51:00Z</dcterms:modified>
</cp:coreProperties>
</file>